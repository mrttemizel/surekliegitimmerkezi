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MESAFELİ SATIŞ SÖZLEŞMESİ</w:t>
      </w:r>
    </w:p>
    <w:p w:rsidR="00000000" w:rsidDel="00000000" w:rsidP="00000000" w:rsidRDefault="00000000" w:rsidRPr="00000000" w14:paraId="0000000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1. TARAFLAR</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İşbu Mesafeli Satış Sözleşmesi (bundan sonra “Sözleşme” olarak anılacaktır) aşağıdaki taraflar arasında aşağıda belirtilen hüküm ve şartlar çerçevesinde imzalanmıştır.</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ALICI: </w:t>
      </w:r>
    </w:p>
    <w:p w:rsidR="00000000" w:rsidDel="00000000" w:rsidP="00000000" w:rsidRDefault="00000000" w:rsidRPr="00000000" w14:paraId="00000005">
      <w:pPr>
        <w:jc w:val="both"/>
        <w:rPr>
          <w:rFonts w:ascii="Times New Roman" w:cs="Times New Roman" w:eastAsia="Times New Roman" w:hAnsi="Times New Roman"/>
          <w:b w:val="1"/>
        </w:rPr>
      </w:pPr>
      <w:sdt>
        <w:sdtPr>
          <w:tag w:val="goog_rdk_1"/>
        </w:sdtPr>
        <w:sdtContent>
          <w:del w:author="Ali Rıza ÖGEN" w:id="0" w:date="2025-01-09T10:05:00Z">
            <w:r w:rsidDel="00000000" w:rsidR="00000000" w:rsidRPr="00000000">
              <w:rPr>
                <w:rFonts w:ascii="Times New Roman" w:cs="Times New Roman" w:eastAsia="Times New Roman" w:hAnsi="Times New Roman"/>
                <w:rtl w:val="0"/>
              </w:rPr>
              <w:delText xml:space="preserve">_____________</w:delText>
            </w:r>
          </w:del>
        </w:sdtContent>
      </w:sdt>
      <w:sdt>
        <w:sdtPr>
          <w:tag w:val="goog_rdk_2"/>
        </w:sdtPr>
        <w:sdtContent>
          <w:ins w:author="Ali Rıza ÖGEN" w:id="0" w:date="2025-01-09T10:05:00Z">
            <w:r w:rsidDel="00000000" w:rsidR="00000000" w:rsidRPr="00000000">
              <w:rPr>
                <w:rFonts w:ascii="Times New Roman" w:cs="Times New Roman" w:eastAsia="Times New Roman" w:hAnsi="Times New Roman"/>
                <w:rtl w:val="0"/>
              </w:rPr>
              <w:t xml:space="preserve"> Anasayfa | ABU - Sürekli Eğitim Merkezi</w:t>
            </w:r>
          </w:ins>
        </w:sdtContent>
      </w:sdt>
      <w:r w:rsidDel="00000000" w:rsidR="00000000" w:rsidRPr="00000000">
        <w:rPr>
          <w:rFonts w:ascii="Times New Roman" w:cs="Times New Roman" w:eastAsia="Times New Roman" w:hAnsi="Times New Roman"/>
          <w:rtl w:val="0"/>
        </w:rPr>
        <w:t xml:space="preserve"> sitesinden (bundan sonra “SİTE” olarak anılacaktır) eğitim hizmeti satın alan tüketicidir (Sözleşmede bundan sonra "ALICI" olarak anılacaktır).</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Ad-Soyad:</w:t>
      </w:r>
      <w:sdt>
        <w:sdtPr>
          <w:tag w:val="goog_rdk_3"/>
        </w:sdtPr>
        <w:sdtContent>
          <w:ins w:author="Zeynep ÇAKIR" w:id="1" w:date="2025-01-13T11:14:37Z">
            <w:r w:rsidDel="00000000" w:rsidR="00000000" w:rsidRPr="00000000">
              <w:rPr>
                <w:rFonts w:ascii="Arial Black" w:cs="Arial Black" w:eastAsia="Arial Black" w:hAnsi="Arial Black"/>
                <w:sz w:val="20"/>
                <w:szCs w:val="20"/>
                <w:rtl w:val="0"/>
              </w:rPr>
              <w:t xml:space="preserve"> ${AdSoyad}</w:t>
            </w:r>
          </w:ins>
        </w:sdtContent>
      </w:sdt>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Adres:</w:t>
      </w:r>
      <w:sdt>
        <w:sdtPr>
          <w:tag w:val="goog_rdk_4"/>
        </w:sdtPr>
        <w:sdtContent>
          <w:ins w:author="Zeynep ÇAKIR" w:id="2" w:date="2025-01-13T11:14:37Z">
            <w:r w:rsidDel="00000000" w:rsidR="00000000" w:rsidRPr="00000000">
              <w:rPr>
                <w:rFonts w:ascii="Arial Black" w:cs="Arial Black" w:eastAsia="Arial Black" w:hAnsi="Arial Black"/>
                <w:sz w:val="20"/>
                <w:szCs w:val="20"/>
                <w:rtl w:val="0"/>
              </w:rPr>
              <w:t xml:space="preserve"> ${Adres}</w:t>
            </w:r>
          </w:ins>
        </w:sdtContent>
      </w:sdt>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Telefon:</w:t>
      </w:r>
      <w:sdt>
        <w:sdtPr>
          <w:tag w:val="goog_rdk_5"/>
        </w:sdtPr>
        <w:sdtContent>
          <w:ins w:author="Ali Rıza ÖGEN" w:id="3" w:date="2025-01-09T10:05:00Z">
            <w:r w:rsidDel="00000000" w:rsidR="00000000" w:rsidRPr="00000000">
              <w:rPr>
                <w:rFonts w:ascii="Times New Roman" w:cs="Times New Roman" w:eastAsia="Times New Roman" w:hAnsi="Times New Roman"/>
                <w:rtl w:val="0"/>
              </w:rPr>
              <w:t xml:space="preserve">  </w:t>
            </w:r>
          </w:ins>
        </w:sdtContent>
      </w:sdt>
      <w:sdt>
        <w:sdtPr>
          <w:tag w:val="goog_rdk_6"/>
        </w:sdtPr>
        <w:sdtContent>
          <w:ins w:author="Zeynep ÇAKIR" w:id="4" w:date="2025-01-13T11:14:37Z">
            <w:r w:rsidDel="00000000" w:rsidR="00000000" w:rsidRPr="00000000">
              <w:rPr>
                <w:rFonts w:ascii="Arial Black" w:cs="Arial Black" w:eastAsia="Arial Black" w:hAnsi="Arial Black"/>
                <w:sz w:val="20"/>
                <w:szCs w:val="20"/>
                <w:rtl w:val="0"/>
              </w:rPr>
              <w:t xml:space="preserve">${Telefon}</w:t>
            </w:r>
          </w:ins>
        </w:sdtContent>
      </w:sdt>
      <w:sdt>
        <w:sdtPr>
          <w:tag w:val="goog_rdk_7"/>
        </w:sdtPr>
        <w:sdtContent>
          <w:ins w:author="Ali Rıza ÖGEN" w:id="5" w:date="2025-01-09T10:05: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E-posta</w:t>
      </w:r>
      <w:sdt>
        <w:sdtPr>
          <w:tag w:val="goog_rdk_8"/>
        </w:sdtPr>
        <w:sdtContent>
          <w:ins w:author="Ali Rıza ÖGEN" w:id="6" w:date="2025-01-09T10:05:00Z">
            <w:r w:rsidDel="00000000" w:rsidR="00000000" w:rsidRPr="00000000">
              <w:rPr>
                <w:rFonts w:ascii="Times New Roman" w:cs="Times New Roman" w:eastAsia="Times New Roman" w:hAnsi="Times New Roman"/>
                <w:rtl w:val="0"/>
              </w:rPr>
              <w:t xml:space="preserve">   </w:t>
            </w:r>
          </w:ins>
        </w:sdtContent>
      </w:sdt>
      <w:sdt>
        <w:sdtPr>
          <w:tag w:val="goog_rdk_9"/>
        </w:sdtPr>
        <w:sdtContent>
          <w:ins w:author="Zeynep ÇAKIR" w:id="7" w:date="2025-01-13T11:14:37Z">
            <w:r w:rsidDel="00000000" w:rsidR="00000000" w:rsidRPr="00000000">
              <w:rPr>
                <w:rFonts w:ascii="Arial Black" w:cs="Arial Black" w:eastAsia="Arial Black" w:hAnsi="Arial Black"/>
                <w:sz w:val="20"/>
                <w:szCs w:val="20"/>
                <w:rtl w:val="0"/>
              </w:rPr>
              <w:t xml:space="preserve">${Eposta}</w:t>
            </w:r>
            <w:r w:rsidDel="00000000" w:rsidR="00000000" w:rsidRPr="00000000">
              <w:rPr>
                <w:rFonts w:ascii="Times New Roman" w:cs="Times New Roman" w:eastAsia="Times New Roman" w:hAnsi="Times New Roman"/>
                <w:rtl w:val="0"/>
              </w:rPr>
              <w:t xml:space="preserve">  </w:t>
            </w:r>
          </w:ins>
        </w:sdtContent>
      </w:sdt>
      <w:sdt>
        <w:sdtPr>
          <w:tag w:val="goog_rdk_10"/>
        </w:sdtPr>
        <w:sdtContent>
          <w:ins w:author="Ali Rıza ÖGEN" w:id="8" w:date="2025-01-09T10:05: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SAĞLAYICI: </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Mesleki faaliyetleri kapsamında tüketiciye hizmet sunan tüzel kişidir (Sözleşmede bundan sonra " SAĞLAYICI " olarak anılacaktır).</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Unvanı: Antalya Bilim Üniversitesi</w:t>
      </w:r>
    </w:p>
    <w:sdt>
      <w:sdtPr>
        <w:tag w:val="goog_rdk_13"/>
      </w:sdtPr>
      <w:sdtContent>
        <w:p w:rsidR="00000000" w:rsidDel="00000000" w:rsidP="00000000" w:rsidRDefault="00000000" w:rsidRPr="00000000" w14:paraId="0000000D">
          <w:pPr>
            <w:rPr>
              <w:del w:author="Ali Rıza ÖGEN" w:id="9" w:date="2025-01-09T10:05:00Z"/>
            </w:rPr>
          </w:pPr>
          <w:sdt>
            <w:sdtPr>
              <w:tag w:val="goog_rdk_12"/>
            </w:sdtPr>
            <w:sdtContent>
              <w:del w:author="Ali Rıza ÖGEN" w:id="9" w:date="2025-01-09T10:05:00Z">
                <w:r w:rsidDel="00000000" w:rsidR="00000000" w:rsidRPr="00000000">
                  <w:rPr>
                    <w:rtl w:val="0"/>
                  </w:rPr>
                  <w:delText xml:space="preserve">Adres: ____________</w:delText>
                </w:r>
              </w:del>
            </w:sdtContent>
          </w:sdt>
        </w:p>
      </w:sdtContent>
    </w:sdt>
    <w:sdt>
      <w:sdtPr>
        <w:tag w:val="goog_rdk_16"/>
      </w:sdtPr>
      <w:sdtContent>
        <w:p w:rsidR="00000000" w:rsidDel="00000000" w:rsidP="00000000" w:rsidRDefault="00000000" w:rsidRPr="00000000" w14:paraId="0000000E">
          <w:pPr>
            <w:rPr>
              <w:ins w:author="Ali Rıza ÖGEN" w:id="9" w:date="2025-01-09T10:05:00Z"/>
              <w:rFonts w:ascii="Times New Roman" w:cs="Times New Roman" w:eastAsia="Times New Roman" w:hAnsi="Times New Roman"/>
            </w:rPr>
          </w:pPr>
          <w:sdt>
            <w:sdtPr>
              <w:tag w:val="goog_rdk_15"/>
            </w:sdtPr>
            <w:sdtContent>
              <w:ins w:author="Ali Rıza ÖGEN" w:id="9" w:date="2025-01-09T10:05:00Z">
                <w:r w:rsidDel="00000000" w:rsidR="00000000" w:rsidRPr="00000000">
                  <w:rPr>
                    <w:rtl w:val="0"/>
                  </w:rPr>
                  <w:t xml:space="preserve">Adres: Tahılpazarı Mah. Adnan Menderes Bulvarı No:84 Muratpaşa / ANTALYA</w:t>
                </w:r>
                <w:r w:rsidDel="00000000" w:rsidR="00000000" w:rsidRPr="00000000">
                  <w:rPr>
                    <w:rtl w:val="0"/>
                  </w:rPr>
                </w:r>
              </w:ins>
            </w:sdtContent>
          </w:sdt>
        </w:p>
      </w:sdtContent>
    </w:sdt>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Telefon: 0242 245 02 45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E-Posta: sem@antalya.edu.tr</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Faks: 0 242 245 01 00</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İş bu sözleşmeyi kabul etmekle ALICI, sözleşme konusu hizmeti satın aldığı takdirde sipariş konusu eğitim hizmetinin bedeli, vergi gibi belirtilen ek ücretleri ödeme yükümlülüğü altına gireceğini ve bu konuda bilgilendirildiğini kabul, beyan ve taahhüt eder. SAĞLAYICI ise işbu sözleşmede belirtilen şartlara usul ve esaslara uygun olarak eğitim hizmetini ALICI’ya sunacağını kabul, beyan ve taahhüt eder. ALICI ve SAĞLAYICI ayrı ayrı taraf ve birlikte taraflar olarak anılabilecektir.</w:t>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2. SÖZLEŞMENİN KONUSU</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İşbu Sözleşme, ALICI’nın, SAĞLAYICI’ya ait SİTE üzerinden elektronik ortamda siparişini verdiği aşağıda nitelikleri ve satış fiyatı belirtilen eğitim hizmetine ilişkin 6502 sayılı Tüketicinin Korunması Hakkında Kanun ve Mesafeli Sözleşmeler Yönetmeliği hükümleri gereğince tarafların hak ve yükümlülüklerini düzenler.</w:t>
      </w:r>
    </w:p>
    <w:sdt>
      <w:sdtPr>
        <w:tag w:val="goog_rdk_19"/>
      </w:sdtPr>
      <w:sdtContent>
        <w:p w:rsidR="00000000" w:rsidDel="00000000" w:rsidP="00000000" w:rsidRDefault="00000000" w:rsidRPr="00000000" w14:paraId="00000015">
          <w:pPr>
            <w:jc w:val="both"/>
            <w:rPr>
              <w:ins w:author="Zeynep ÇAKIR" w:id="11" w:date="2025-01-13T11:14:37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Eğitim Hizmetinin Bilgileri:</w:t>
          </w:r>
          <w:sdt>
            <w:sdtPr>
              <w:tag w:val="goog_rdk_17"/>
            </w:sdtPr>
            <w:sdtContent>
              <w:ins w:author="Ali Rıza ÖGEN" w:id="10" w:date="2025-01-09T10:05:00Z">
                <w:r w:rsidDel="00000000" w:rsidR="00000000" w:rsidRPr="00000000">
                  <w:rPr>
                    <w:rFonts w:ascii="Times New Roman" w:cs="Times New Roman" w:eastAsia="Times New Roman" w:hAnsi="Times New Roman"/>
                    <w:rtl w:val="0"/>
                  </w:rPr>
                  <w:t xml:space="preserve"> </w:t>
                </w:r>
              </w:ins>
            </w:sdtContent>
          </w:sdt>
          <w:sdt>
            <w:sdtPr>
              <w:tag w:val="goog_rdk_18"/>
            </w:sdtPr>
            <w:sdtContent>
              <w:ins w:author="Zeynep ÇAKIR" w:id="11" w:date="2025-01-13T11:14:37Z">
                <w:r w:rsidDel="00000000" w:rsidR="00000000" w:rsidRPr="00000000">
                  <w:rPr>
                    <w:rtl w:val="0"/>
                  </w:rPr>
                </w:r>
              </w:ins>
            </w:sdtContent>
          </w:sdt>
        </w:p>
      </w:sdtContent>
    </w:sdt>
    <w:sdt>
      <w:sdtPr>
        <w:tag w:val="goog_rdk_21"/>
      </w:sdtPr>
      <w:sdtContent>
        <w:p w:rsidR="00000000" w:rsidDel="00000000" w:rsidP="00000000" w:rsidRDefault="00000000" w:rsidRPr="00000000" w14:paraId="00000016">
          <w:pPr>
            <w:jc w:val="both"/>
            <w:rPr>
              <w:ins w:author="Zeynep ÇAKIR" w:id="11" w:date="2025-01-13T11:14:37Z"/>
              <w:rFonts w:ascii="Arial Black" w:cs="Arial Black" w:eastAsia="Arial Black" w:hAnsi="Arial Black"/>
              <w:sz w:val="20"/>
              <w:szCs w:val="20"/>
            </w:rPr>
          </w:pPr>
          <w:sdt>
            <w:sdtPr>
              <w:tag w:val="goog_rdk_20"/>
            </w:sdtPr>
            <w:sdtContent>
              <w:ins w:author="Zeynep ÇAKIR" w:id="11" w:date="2025-01-13T11:14:37Z">
                <w:r w:rsidDel="00000000" w:rsidR="00000000" w:rsidRPr="00000000">
                  <w:rPr>
                    <w:rFonts w:ascii="Times New Roman" w:cs="Times New Roman" w:eastAsia="Times New Roman" w:hAnsi="Times New Roman"/>
                    <w:rtl w:val="0"/>
                  </w:rPr>
                  <w:t xml:space="preserve">   </w:t>
                </w:r>
                <w:r w:rsidDel="00000000" w:rsidR="00000000" w:rsidRPr="00000000">
                  <w:rPr>
                    <w:rtl w:val="0"/>
                  </w:rPr>
                </w:r>
              </w:ins>
            </w:sdtContent>
          </w:sdt>
        </w:p>
      </w:sdtContent>
    </w:sdt>
    <w:sdt>
      <w:sdtPr>
        <w:tag w:val="goog_rdk_23"/>
      </w:sdtPr>
      <w:sdtContent>
        <w:p w:rsidR="00000000" w:rsidDel="00000000" w:rsidP="00000000" w:rsidRDefault="00000000" w:rsidRPr="00000000" w14:paraId="00000017">
          <w:pPr>
            <w:jc w:val="both"/>
            <w:rPr>
              <w:ins w:author="Zeynep ÇAKIR" w:id="11" w:date="2025-01-13T11:14:37Z"/>
              <w:rFonts w:ascii="Times New Roman" w:cs="Times New Roman" w:eastAsia="Times New Roman" w:hAnsi="Times New Roman"/>
            </w:rPr>
          </w:pPr>
          <w:sdt>
            <w:sdtPr>
              <w:tag w:val="goog_rdk_22"/>
            </w:sdtPr>
            <w:sdtContent>
              <w:ins w:author="Zeynep ÇAKIR" w:id="11" w:date="2025-01-13T11:14:37Z">
                <w:r w:rsidDel="00000000" w:rsidR="00000000" w:rsidRPr="00000000">
                  <w:rPr>
                    <w:rFonts w:ascii="Arial Black" w:cs="Arial Black" w:eastAsia="Arial Black" w:hAnsi="Arial Black"/>
                    <w:sz w:val="20"/>
                    <w:szCs w:val="20"/>
                    <w:rtl w:val="0"/>
                  </w:rPr>
                  <w:t xml:space="preserve">${EAdi}</w:t>
                </w:r>
                <w:r w:rsidDel="00000000" w:rsidR="00000000" w:rsidRPr="00000000">
                  <w:rPr>
                    <w:rFonts w:ascii="Times New Roman" w:cs="Times New Roman" w:eastAsia="Times New Roman" w:hAnsi="Times New Roman"/>
                    <w:rtl w:val="0"/>
                  </w:rPr>
                  <w:t xml:space="preserve">   </w:t>
                </w:r>
              </w:ins>
            </w:sdtContent>
          </w:sdt>
        </w:p>
      </w:sdtContent>
    </w:sdt>
    <w:sdt>
      <w:sdtPr>
        <w:tag w:val="goog_rdk_25"/>
      </w:sdtPr>
      <w:sdtContent>
        <w:p w:rsidR="00000000" w:rsidDel="00000000" w:rsidP="00000000" w:rsidRDefault="00000000" w:rsidRPr="00000000" w14:paraId="00000018">
          <w:pPr>
            <w:jc w:val="both"/>
            <w:rPr>
              <w:ins w:author="Zeynep ÇAKIR" w:id="11" w:date="2025-01-13T11:14:37Z"/>
              <w:rFonts w:ascii="Times New Roman" w:cs="Times New Roman" w:eastAsia="Times New Roman" w:hAnsi="Times New Roman"/>
            </w:rPr>
          </w:pPr>
          <w:sdt>
            <w:sdtPr>
              <w:tag w:val="goog_rdk_24"/>
            </w:sdtPr>
            <w:sdtContent>
              <w:ins w:author="Zeynep ÇAKIR" w:id="11" w:date="2025-01-13T11:14:37Z">
                <w:r w:rsidDel="00000000" w:rsidR="00000000" w:rsidRPr="00000000">
                  <w:rPr>
                    <w:rFonts w:ascii="Arial Black" w:cs="Arial Black" w:eastAsia="Arial Black" w:hAnsi="Arial Black"/>
                    <w:sz w:val="20"/>
                    <w:szCs w:val="20"/>
                    <w:rtl w:val="0"/>
                  </w:rPr>
                  <w:t xml:space="preserve">${EIcerik}</w:t>
                </w:r>
                <w:r w:rsidDel="00000000" w:rsidR="00000000" w:rsidRPr="00000000">
                  <w:rPr>
                    <w:rFonts w:ascii="Times New Roman" w:cs="Times New Roman" w:eastAsia="Times New Roman" w:hAnsi="Times New Roman"/>
                    <w:rtl w:val="0"/>
                  </w:rPr>
                  <w:t xml:space="preserve">   </w:t>
                </w:r>
              </w:ins>
            </w:sdtContent>
          </w:sdt>
        </w:p>
      </w:sdtContent>
    </w:sdt>
    <w:sdt>
      <w:sdtPr>
        <w:tag w:val="goog_rdk_27"/>
      </w:sdtPr>
      <w:sdtContent>
        <w:p w:rsidR="00000000" w:rsidDel="00000000" w:rsidP="00000000" w:rsidRDefault="00000000" w:rsidRPr="00000000" w14:paraId="00000019">
          <w:pPr>
            <w:jc w:val="both"/>
            <w:rPr>
              <w:ins w:author="Zeynep ÇAKIR" w:id="11" w:date="2025-01-13T11:14:37Z"/>
              <w:rFonts w:ascii="Times New Roman" w:cs="Times New Roman" w:eastAsia="Times New Roman" w:hAnsi="Times New Roman"/>
            </w:rPr>
          </w:pPr>
          <w:sdt>
            <w:sdtPr>
              <w:tag w:val="goog_rdk_26"/>
            </w:sdtPr>
            <w:sdtContent>
              <w:ins w:author="Zeynep ÇAKIR" w:id="11" w:date="2025-01-13T11:14:37Z">
                <w:r w:rsidDel="00000000" w:rsidR="00000000" w:rsidRPr="00000000">
                  <w:rPr>
                    <w:rFonts w:ascii="Arial Black" w:cs="Arial Black" w:eastAsia="Arial Black" w:hAnsi="Arial Black"/>
                    <w:sz w:val="20"/>
                    <w:szCs w:val="20"/>
                    <w:rtl w:val="0"/>
                  </w:rPr>
                  <w:t xml:space="preserve">${EFiyat}</w:t>
                </w:r>
                <w:r w:rsidDel="00000000" w:rsidR="00000000" w:rsidRPr="00000000">
                  <w:rPr>
                    <w:rFonts w:ascii="Times New Roman" w:cs="Times New Roman" w:eastAsia="Times New Roman" w:hAnsi="Times New Roman"/>
                    <w:rtl w:val="0"/>
                  </w:rPr>
                  <w:t xml:space="preserve">   </w:t>
                </w:r>
              </w:ins>
            </w:sdtContent>
          </w:sdt>
        </w:p>
      </w:sdtContent>
    </w:sdt>
    <w:p w:rsidR="00000000" w:rsidDel="00000000" w:rsidP="00000000" w:rsidRDefault="00000000" w:rsidRPr="00000000" w14:paraId="0000001A">
      <w:pPr>
        <w:jc w:val="both"/>
        <w:rPr>
          <w:rFonts w:ascii="Times New Roman" w:cs="Times New Roman" w:eastAsia="Times New Roman" w:hAnsi="Times New Roman"/>
        </w:rPr>
      </w:pPr>
      <w:sdt>
        <w:sdtPr>
          <w:tag w:val="goog_rdk_28"/>
        </w:sdtPr>
        <w:sdtContent>
          <w:ins w:author="Zeynep ÇAKIR" w:id="11" w:date="2025-01-13T11:14:37Z">
            <w:r w:rsidDel="00000000" w:rsidR="00000000" w:rsidRPr="00000000">
              <w:rPr>
                <w:rFonts w:ascii="Arial Black" w:cs="Arial Black" w:eastAsia="Arial Black" w:hAnsi="Arial Black"/>
                <w:sz w:val="20"/>
                <w:szCs w:val="20"/>
                <w:rtl w:val="0"/>
              </w:rPr>
              <w:t xml:space="preserve">${EType}</w:t>
            </w:r>
            <w:r w:rsidDel="00000000" w:rsidR="00000000" w:rsidRPr="00000000">
              <w:rPr>
                <w:rFonts w:ascii="Times New Roman" w:cs="Times New Roman" w:eastAsia="Times New Roman" w:hAnsi="Times New Roman"/>
                <w:rtl w:val="0"/>
              </w:rPr>
              <w:t xml:space="preserve">   </w:t>
            </w:r>
          </w:ins>
        </w:sdtContent>
      </w:sdt>
      <w:r w:rsidDel="00000000" w:rsidR="00000000" w:rsidRPr="00000000">
        <w:rPr>
          <w:rtl w:val="0"/>
        </w:rPr>
      </w:r>
    </w:p>
    <w:sdt>
      <w:sdtPr>
        <w:tag w:val="goog_rdk_31"/>
      </w:sdtPr>
      <w:sdtContent>
        <w:p w:rsidR="00000000" w:rsidDel="00000000" w:rsidP="00000000" w:rsidRDefault="00000000" w:rsidRPr="00000000" w14:paraId="0000001B">
          <w:pPr>
            <w:jc w:val="both"/>
            <w:rPr>
              <w:del w:author="Ali Rıza ÖGEN" w:id="12" w:date="2025-01-09T10:05:00Z"/>
              <w:rFonts w:ascii="Times New Roman" w:cs="Times New Roman" w:eastAsia="Times New Roman" w:hAnsi="Times New Roman"/>
            </w:rPr>
          </w:pPr>
          <w:sdt>
            <w:sdtPr>
              <w:tag w:val="goog_rdk_30"/>
            </w:sdtPr>
            <w:sdtContent>
              <w:del w:author="Ali Rıza ÖGEN" w:id="12" w:date="2025-01-09T10:05:00Z">
                <w:r w:rsidDel="00000000" w:rsidR="00000000" w:rsidRPr="00000000">
                  <w:rPr>
                    <w:rtl w:val="0"/>
                  </w:rPr>
                </w:r>
              </w:del>
            </w:sdtContent>
          </w:sdt>
        </w:p>
      </w:sdtContent>
    </w:sdt>
    <w:sdt>
      <w:sdtPr>
        <w:tag w:val="goog_rdk_33"/>
      </w:sdtPr>
      <w:sdtContent>
        <w:p w:rsidR="00000000" w:rsidDel="00000000" w:rsidP="00000000" w:rsidRDefault="00000000" w:rsidRPr="00000000" w14:paraId="0000001C">
          <w:pPr>
            <w:jc w:val="both"/>
            <w:rPr>
              <w:del w:author="Ali Rıza ÖGEN" w:id="12" w:date="2025-01-09T10:05:00Z"/>
              <w:rFonts w:ascii="Times New Roman" w:cs="Times New Roman" w:eastAsia="Times New Roman" w:hAnsi="Times New Roman"/>
            </w:rPr>
          </w:pPr>
          <w:sdt>
            <w:sdtPr>
              <w:tag w:val="goog_rdk_32"/>
            </w:sdtPr>
            <w:sdtContent>
              <w:del w:author="Ali Rıza ÖGEN" w:id="12" w:date="2025-01-09T10:05:00Z">
                <w:r w:rsidDel="00000000" w:rsidR="00000000" w:rsidRPr="00000000">
                  <w:rPr>
                    <w:rtl w:val="0"/>
                  </w:rPr>
                </w:r>
              </w:del>
            </w:sdtContent>
          </w:sdt>
        </w:p>
      </w:sdtContent>
    </w:sdt>
    <w:sdt>
      <w:sdtPr>
        <w:tag w:val="goog_rdk_35"/>
      </w:sdtPr>
      <w:sdtContent>
        <w:p w:rsidR="00000000" w:rsidDel="00000000" w:rsidP="00000000" w:rsidRDefault="00000000" w:rsidRPr="00000000" w14:paraId="0000001D">
          <w:pPr>
            <w:jc w:val="both"/>
            <w:rPr>
              <w:del w:author="Ali Rıza ÖGEN" w:id="12" w:date="2025-01-09T10:05:00Z"/>
              <w:rFonts w:ascii="Times New Roman" w:cs="Times New Roman" w:eastAsia="Times New Roman" w:hAnsi="Times New Roman"/>
            </w:rPr>
          </w:pPr>
          <w:sdt>
            <w:sdtPr>
              <w:tag w:val="goog_rdk_34"/>
            </w:sdtPr>
            <w:sdtContent>
              <w:del w:author="Ali Rıza ÖGEN" w:id="12" w:date="2025-01-09T10:05:00Z">
                <w:r w:rsidDel="00000000" w:rsidR="00000000" w:rsidRPr="00000000">
                  <w:rPr>
                    <w:rtl w:val="0"/>
                  </w:rPr>
                </w:r>
              </w:del>
            </w:sdtContent>
          </w:sdt>
        </w:p>
      </w:sdtContent>
    </w:sdt>
    <w:p w:rsidR="00000000" w:rsidDel="00000000" w:rsidP="00000000" w:rsidRDefault="00000000" w:rsidRPr="00000000" w14:paraId="0000001E">
      <w:pPr>
        <w:jc w:val="both"/>
        <w:rPr>
          <w:rFonts w:ascii="Times New Roman" w:cs="Times New Roman" w:eastAsia="Times New Roman" w:hAnsi="Times New Roman"/>
        </w:rPr>
      </w:pPr>
      <w:sdt>
        <w:sdtPr>
          <w:tag w:val="goog_rdk_37"/>
        </w:sdtPr>
        <w:sdtContent>
          <w:ins w:author="Ali Rıza ÖGEN" w:id="12" w:date="2025-01-09T10:05: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(2) SAĞLAYICI tarafından verilen tüm eğitimlerin fiyatları </w:t>
      </w:r>
      <w:sdt>
        <w:sdtPr>
          <w:tag w:val="goog_rdk_38"/>
        </w:sdtPr>
        <w:sdtContent>
          <w:del w:author="Ali Rıza ÖGEN" w:id="13" w:date="2025-01-09T10:05:00Z">
            <w:r w:rsidDel="00000000" w:rsidR="00000000" w:rsidRPr="00000000">
              <w:rPr>
                <w:rFonts w:ascii="Times New Roman" w:cs="Times New Roman" w:eastAsia="Times New Roman" w:hAnsi="Times New Roman"/>
                <w:rtl w:val="0"/>
              </w:rPr>
              <w:delText xml:space="preserve">SİTE’de</w:delText>
            </w:r>
          </w:del>
        </w:sdtContent>
      </w:sdt>
      <w:sdt>
        <w:sdtPr>
          <w:tag w:val="goog_rdk_39"/>
        </w:sdtPr>
        <w:sdtContent>
          <w:ins w:author="Ali Rıza ÖGEN" w:id="13" w:date="2025-01-09T10:05:00Z">
            <w:r w:rsidDel="00000000" w:rsidR="00000000" w:rsidRPr="00000000">
              <w:rPr>
                <w:rFonts w:ascii="Times New Roman" w:cs="Times New Roman" w:eastAsia="Times New Roman" w:hAnsi="Times New Roman"/>
                <w:rtl w:val="0"/>
              </w:rPr>
              <w:t xml:space="preserve">SİTE’ de</w:t>
            </w:r>
          </w:ins>
        </w:sdtContent>
      </w:sdt>
      <w:r w:rsidDel="00000000" w:rsidR="00000000" w:rsidRPr="00000000">
        <w:rPr>
          <w:rFonts w:ascii="Times New Roman" w:cs="Times New Roman" w:eastAsia="Times New Roman" w:hAnsi="Times New Roman"/>
          <w:rtl w:val="0"/>
        </w:rPr>
        <w:t xml:space="preserve"> yayımlanmıştır. Listelenen ve </w:t>
      </w:r>
      <w:sdt>
        <w:sdtPr>
          <w:tag w:val="goog_rdk_40"/>
        </w:sdtPr>
        <w:sdtContent>
          <w:del w:author="Ali Rıza ÖGEN" w:id="14" w:date="2025-01-09T10:05:00Z">
            <w:r w:rsidDel="00000000" w:rsidR="00000000" w:rsidRPr="00000000">
              <w:rPr>
                <w:rFonts w:ascii="Times New Roman" w:cs="Times New Roman" w:eastAsia="Times New Roman" w:hAnsi="Times New Roman"/>
                <w:rtl w:val="0"/>
              </w:rPr>
              <w:delText xml:space="preserve">SİTE’de</w:delText>
            </w:r>
          </w:del>
        </w:sdtContent>
      </w:sdt>
      <w:sdt>
        <w:sdtPr>
          <w:tag w:val="goog_rdk_41"/>
        </w:sdtPr>
        <w:sdtContent>
          <w:ins w:author="Ali Rıza ÖGEN" w:id="14" w:date="2025-01-09T10:05:00Z">
            <w:r w:rsidDel="00000000" w:rsidR="00000000" w:rsidRPr="00000000">
              <w:rPr>
                <w:rFonts w:ascii="Times New Roman" w:cs="Times New Roman" w:eastAsia="Times New Roman" w:hAnsi="Times New Roman"/>
                <w:rtl w:val="0"/>
              </w:rPr>
              <w:t xml:space="preserve">SİTE’ de</w:t>
            </w:r>
          </w:ins>
        </w:sdtContent>
      </w:sdt>
      <w:r w:rsidDel="00000000" w:rsidR="00000000" w:rsidRPr="00000000">
        <w:rPr>
          <w:rFonts w:ascii="Times New Roman" w:cs="Times New Roman" w:eastAsia="Times New Roman" w:hAnsi="Times New Roman"/>
          <w:rtl w:val="0"/>
        </w:rPr>
        <w:t xml:space="preserve"> ilan edilen fiyatlar eğitimlerin satış fiyatıdır. İlan edilen fiyatlar ve vaatler güncelleme yapılana ve değiştirilene kadar geçerlidir. Süreli olarak ilan edilen fiyatlar ise belirtilen süre sonuna kadar geçerlidir.</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Sözleşme kapsamında SAĞLAYICI, </w:t>
      </w:r>
      <w:sdt>
        <w:sdtPr>
          <w:tag w:val="goog_rdk_42"/>
        </w:sdtPr>
        <w:sdtContent>
          <w:del w:author="Ali Rıza ÖGEN" w:id="15" w:date="2025-01-09T10:05:00Z">
            <w:r w:rsidDel="00000000" w:rsidR="00000000" w:rsidRPr="00000000">
              <w:rPr>
                <w:rFonts w:ascii="Times New Roman" w:cs="Times New Roman" w:eastAsia="Times New Roman" w:hAnsi="Times New Roman"/>
                <w:rtl w:val="0"/>
              </w:rPr>
              <w:delText xml:space="preserve">ALICI’ya</w:delText>
            </w:r>
          </w:del>
        </w:sdtContent>
      </w:sdt>
      <w:sdt>
        <w:sdtPr>
          <w:tag w:val="goog_rdk_43"/>
        </w:sdtPr>
        <w:sdtContent>
          <w:ins w:author="Ali Rıza ÖGEN" w:id="15" w:date="2025-01-09T10:05:00Z">
            <w:r w:rsidDel="00000000" w:rsidR="00000000" w:rsidRPr="00000000">
              <w:rPr>
                <w:rFonts w:ascii="Times New Roman" w:cs="Times New Roman" w:eastAsia="Times New Roman" w:hAnsi="Times New Roman"/>
                <w:rtl w:val="0"/>
              </w:rPr>
              <w:t xml:space="preserve">ALICI’ ya</w:t>
            </w:r>
          </w:ins>
        </w:sdtContent>
      </w:sdt>
      <w:r w:rsidDel="00000000" w:rsidR="00000000" w:rsidRPr="00000000">
        <w:rPr>
          <w:rFonts w:ascii="Times New Roman" w:cs="Times New Roman" w:eastAsia="Times New Roman" w:hAnsi="Times New Roman"/>
          <w:rtl w:val="0"/>
        </w:rPr>
        <w:t xml:space="preserve">, işbu sözleşmede belirtilen bedel karşılığında SİTE üzerinden çevrimiçi</w:t>
      </w:r>
      <w:sdt>
        <w:sdtPr>
          <w:tag w:val="goog_rdk_44"/>
        </w:sdtPr>
        <w:sdtContent>
          <w:del w:author="Ali Rıza ÖGEN" w:id="16" w:date="2025-01-09T10:05:00Z">
            <w:r w:rsidDel="00000000" w:rsidR="00000000" w:rsidRPr="00000000">
              <w:rPr>
                <w:rFonts w:ascii="Times New Roman" w:cs="Times New Roman" w:eastAsia="Times New Roman" w:hAnsi="Times New Roman"/>
                <w:rtl w:val="0"/>
              </w:rPr>
              <w:delText xml:space="preserve">/</w:delText>
            </w:r>
          </w:del>
        </w:sdtContent>
      </w:sdt>
      <w:sdt>
        <w:sdtPr>
          <w:tag w:val="goog_rdk_45"/>
        </w:sdtPr>
        <w:sdtContent>
          <w:ins w:author="Ali Rıza ÖGEN" w:id="16" w:date="2025-01-09T10:05:00Z">
            <w:r w:rsidDel="00000000" w:rsidR="00000000" w:rsidRPr="00000000">
              <w:rPr>
                <w:rFonts w:ascii="Times New Roman" w:cs="Times New Roman" w:eastAsia="Times New Roman" w:hAnsi="Times New Roman"/>
                <w:rtl w:val="0"/>
              </w:rPr>
              <w:t xml:space="preserve"> / örgün</w:t>
            </w:r>
          </w:ins>
        </w:sdtContent>
      </w:sdt>
      <w:r w:rsidDel="00000000" w:rsidR="00000000" w:rsidRPr="00000000">
        <w:rPr>
          <w:rFonts w:ascii="Times New Roman" w:cs="Times New Roman" w:eastAsia="Times New Roman" w:hAnsi="Times New Roman"/>
          <w:rtl w:val="0"/>
        </w:rPr>
        <w:t xml:space="preserve"> eğitim hizmeti sunacaktır.</w:t>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3. SÖZLEŞME KONUSU HİZMET BİLGİLERİ</w:t>
      </w:r>
    </w:p>
    <w:sdt>
      <w:sdtPr>
        <w:tag w:val="goog_rdk_48"/>
      </w:sdtPr>
      <w:sdtContent>
        <w:p w:rsidR="00000000" w:rsidDel="00000000" w:rsidP="00000000" w:rsidRDefault="00000000" w:rsidRPr="00000000" w14:paraId="00000021">
          <w:pPr>
            <w:jc w:val="both"/>
            <w:rPr>
              <w:del w:author="Ali Rıza ÖGEN" w:id="17" w:date="2025-01-09T10:05:00Z"/>
              <w:rFonts w:ascii="Times New Roman" w:cs="Times New Roman" w:eastAsia="Times New Roman" w:hAnsi="Times New Roman"/>
            </w:rPr>
          </w:pPr>
          <w:sdt>
            <w:sdtPr>
              <w:tag w:val="goog_rdk_47"/>
            </w:sdtPr>
            <w:sdtContent>
              <w:del w:author="Ali Rıza ÖGEN" w:id="17" w:date="2025-01-09T10:05:00Z">
                <w:r w:rsidDel="00000000" w:rsidR="00000000" w:rsidRPr="00000000">
                  <w:rPr>
                    <w:rFonts w:ascii="Times New Roman" w:cs="Times New Roman" w:eastAsia="Times New Roman" w:hAnsi="Times New Roman"/>
                    <w:rtl w:val="0"/>
                  </w:rPr>
                  <w:delText xml:space="preserve">(1) </w:delText>
                </w:r>
              </w:del>
            </w:sdtContent>
          </w:sdt>
        </w:p>
      </w:sdtContent>
    </w:sdt>
    <w:sdt>
      <w:sdtPr>
        <w:tag w:val="goog_rdk_52"/>
      </w:sdtPr>
      <w:sdtContent>
        <w:p w:rsidR="00000000" w:rsidDel="00000000" w:rsidP="00000000" w:rsidRDefault="00000000" w:rsidRPr="00000000" w14:paraId="00000022">
          <w:pPr>
            <w:jc w:val="both"/>
            <w:rPr>
              <w:ins w:author="Zeynep ÇAKIR" w:id="18" w:date="2025-01-13T11:14:37Z"/>
              <w:rFonts w:ascii="Times New Roman" w:cs="Times New Roman" w:eastAsia="Times New Roman" w:hAnsi="Times New Roman"/>
            </w:rPr>
          </w:pPr>
          <w:sdt>
            <w:sdtPr>
              <w:tag w:val="goog_rdk_50"/>
            </w:sdtPr>
            <w:sdtContent>
              <w:ins w:author="Ali Rıza ÖGEN" w:id="17" w:date="2025-01-09T10:05:00Z">
                <w:r w:rsidDel="00000000" w:rsidR="00000000" w:rsidRPr="00000000">
                  <w:rPr>
                    <w:rFonts w:ascii="Times New Roman" w:cs="Times New Roman" w:eastAsia="Times New Roman" w:hAnsi="Times New Roman"/>
                    <w:rtl w:val="0"/>
                  </w:rPr>
                  <w:t xml:space="preserve">(1) </w:t>
                </w:r>
              </w:ins>
            </w:sdtContent>
          </w:sdt>
          <w:sdt>
            <w:sdtPr>
              <w:tag w:val="goog_rdk_51"/>
            </w:sdtPr>
            <w:sdtContent>
              <w:ins w:author="Zeynep ÇAKIR" w:id="18" w:date="2025-01-13T11:14:37Z">
                <w:r w:rsidDel="00000000" w:rsidR="00000000" w:rsidRPr="00000000">
                  <w:rPr>
                    <w:rFonts w:ascii="Arial Black" w:cs="Arial Black" w:eastAsia="Arial Black" w:hAnsi="Arial Black"/>
                    <w:sz w:val="20"/>
                    <w:szCs w:val="20"/>
                    <w:rtl w:val="0"/>
                  </w:rPr>
                  <w:t xml:space="preserve">${EAdi}</w:t>
                </w:r>
                <w:r w:rsidDel="00000000" w:rsidR="00000000" w:rsidRPr="00000000">
                  <w:rPr>
                    <w:rFonts w:ascii="Times New Roman" w:cs="Times New Roman" w:eastAsia="Times New Roman" w:hAnsi="Times New Roman"/>
                    <w:rtl w:val="0"/>
                  </w:rPr>
                  <w:t xml:space="preserve">   ,  </w:t>
                </w:r>
                <w:r w:rsidDel="00000000" w:rsidR="00000000" w:rsidRPr="00000000">
                  <w:rPr>
                    <w:rFonts w:ascii="Arial Black" w:cs="Arial Black" w:eastAsia="Arial Black" w:hAnsi="Arial Black"/>
                    <w:sz w:val="20"/>
                    <w:szCs w:val="20"/>
                    <w:rtl w:val="0"/>
                  </w:rPr>
                  <w:t xml:space="preserve">${EIcerik}</w:t>
                </w:r>
                <w:r w:rsidDel="00000000" w:rsidR="00000000" w:rsidRPr="00000000">
                  <w:rPr>
                    <w:rFonts w:ascii="Times New Roman" w:cs="Times New Roman" w:eastAsia="Times New Roman" w:hAnsi="Times New Roman"/>
                    <w:rtl w:val="0"/>
                  </w:rPr>
                  <w:t xml:space="preserve">   , </w:t>
                </w:r>
                <w:r w:rsidDel="00000000" w:rsidR="00000000" w:rsidRPr="00000000">
                  <w:rPr>
                    <w:rFonts w:ascii="Arial Black" w:cs="Arial Black" w:eastAsia="Arial Black" w:hAnsi="Arial Black"/>
                    <w:sz w:val="20"/>
                    <w:szCs w:val="20"/>
                    <w:rtl w:val="0"/>
                  </w:rPr>
                  <w:t xml:space="preserve">${EFiyat}</w:t>
                </w:r>
                <w:r w:rsidDel="00000000" w:rsidR="00000000" w:rsidRPr="00000000">
                  <w:rPr>
                    <w:rFonts w:ascii="Times New Roman" w:cs="Times New Roman" w:eastAsia="Times New Roman" w:hAnsi="Times New Roman"/>
                    <w:rtl w:val="0"/>
                  </w:rPr>
                  <w:t xml:space="preserve">    ,</w:t>
                </w:r>
                <w:r w:rsidDel="00000000" w:rsidR="00000000" w:rsidRPr="00000000">
                  <w:rPr>
                    <w:rFonts w:ascii="Arial Black" w:cs="Arial Black" w:eastAsia="Arial Black" w:hAnsi="Arial Black"/>
                    <w:sz w:val="20"/>
                    <w:szCs w:val="20"/>
                    <w:rtl w:val="0"/>
                  </w:rPr>
                  <w:t xml:space="preserve">${EType}</w:t>
                </w:r>
                <w:r w:rsidDel="00000000" w:rsidR="00000000" w:rsidRPr="00000000">
                  <w:rPr>
                    <w:rFonts w:ascii="Times New Roman" w:cs="Times New Roman" w:eastAsia="Times New Roman" w:hAnsi="Times New Roman"/>
                    <w:rtl w:val="0"/>
                  </w:rPr>
                  <w:t xml:space="preserve">   </w:t>
                </w:r>
              </w:ins>
            </w:sdtContent>
          </w:sdt>
        </w:p>
      </w:sdtContent>
    </w:sdt>
    <w:sdt>
      <w:sdtPr>
        <w:tag w:val="goog_rdk_55"/>
      </w:sdtPr>
      <w:sdtContent>
        <w:p w:rsidR="00000000" w:rsidDel="00000000" w:rsidP="00000000" w:rsidRDefault="00000000" w:rsidRPr="00000000" w14:paraId="00000023">
          <w:pPr>
            <w:jc w:val="both"/>
            <w:rPr>
              <w:ins w:author="Ali Rıza ÖGEN" w:id="19" w:date="2025-01-09T10:05:00Z"/>
              <w:rFonts w:ascii="Times New Roman" w:cs="Times New Roman" w:eastAsia="Times New Roman" w:hAnsi="Times New Roman"/>
            </w:rPr>
          </w:pPr>
          <w:sdt>
            <w:sdtPr>
              <w:tag w:val="goog_rdk_54"/>
            </w:sdtPr>
            <w:sdtContent>
              <w:ins w:author="Ali Rıza ÖGEN" w:id="19" w:date="2025-01-09T10:05:00Z">
                <w:r w:rsidDel="00000000" w:rsidR="00000000" w:rsidRPr="00000000">
                  <w:rPr>
                    <w:rtl w:val="0"/>
                  </w:rPr>
                </w:r>
              </w:ins>
            </w:sdtContent>
          </w:sdt>
        </w:p>
      </w:sdtContent>
    </w:sdt>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Ödeme Şekli: ALICI SİTE üzerinden eğitim hizmetini kredi kartıyla tek çekim veya taksitli bir şekilde satın alınabilir veya Antalya Bilim Üniversitesi kurumsal hesap numarasına tek seferde tüm hizmet bedelini </w:t>
      </w:r>
      <w:sdt>
        <w:sdtPr>
          <w:tag w:val="goog_rdk_56"/>
        </w:sdtPr>
        <w:sdtContent>
          <w:del w:author="Ali Rıza ÖGEN" w:id="20" w:date="2025-01-09T10:05:00Z">
            <w:r w:rsidDel="00000000" w:rsidR="00000000" w:rsidRPr="00000000">
              <w:rPr>
                <w:rFonts w:ascii="Times New Roman" w:cs="Times New Roman" w:eastAsia="Times New Roman" w:hAnsi="Times New Roman"/>
                <w:rtl w:val="0"/>
              </w:rPr>
              <w:delText xml:space="preserve">eft/havale yöntemi ile </w:delText>
            </w:r>
          </w:del>
        </w:sdtContent>
      </w:sdt>
      <w:sdt>
        <w:sdtPr>
          <w:tag w:val="goog_rdk_57"/>
        </w:sdtPr>
        <w:sdtContent>
          <w:ins w:author="Ali Rıza ÖGEN" w:id="20" w:date="2025-01-09T10:05:00Z">
            <w:r w:rsidDel="00000000" w:rsidR="00000000" w:rsidRPr="00000000">
              <w:fldChar w:fldCharType="begin"/>
            </w:r>
            <w:r w:rsidDel="00000000" w:rsidR="00000000" w:rsidRPr="00000000">
              <w:instrText xml:space="preserve">HYPERLINK "https://testsem.antalya.edu.tr/hakkimizda/banka-hesap-bilgileri"</w:instrText>
            </w:r>
            <w:r w:rsidDel="00000000" w:rsidR="00000000" w:rsidRPr="00000000">
              <w:fldChar w:fldCharType="separate"/>
            </w:r>
            <w:r w:rsidDel="00000000" w:rsidR="00000000" w:rsidRPr="00000000">
              <w:rPr>
                <w:rFonts w:ascii="Times New Roman" w:cs="Times New Roman" w:eastAsia="Times New Roman" w:hAnsi="Times New Roman"/>
                <w:color w:val="0000ff"/>
                <w:u w:val="single"/>
                <w:rtl w:val="0"/>
              </w:rPr>
              <w:t xml:space="preserve">https://testsem.antalya.edu.tr/hakkimizda/banka-hesap-bilgileri</w:t>
            </w:r>
            <w:r w:rsidDel="00000000" w:rsidR="00000000" w:rsidRPr="00000000">
              <w:fldChar w:fldCharType="end"/>
            </w:r>
            <w:r w:rsidDel="00000000" w:rsidR="00000000" w:rsidRPr="00000000">
              <w:rPr>
                <w:rFonts w:ascii="Times New Roman" w:cs="Times New Roman" w:eastAsia="Times New Roman" w:hAnsi="Times New Roman"/>
                <w:rtl w:val="0"/>
              </w:rPr>
              <w:t xml:space="preserve"> link kısmında bulunan hesap bilgilerine eft/havale yöntemi ile </w:t>
            </w:r>
          </w:ins>
        </w:sdtContent>
      </w:sdt>
      <w:r w:rsidDel="00000000" w:rsidR="00000000" w:rsidRPr="00000000">
        <w:rPr>
          <w:rFonts w:ascii="Times New Roman" w:cs="Times New Roman" w:eastAsia="Times New Roman" w:hAnsi="Times New Roman"/>
          <w:rtl w:val="0"/>
        </w:rPr>
        <w:t xml:space="preserve">ödeyerek satın alınabilir.</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Eğitime erişim şekli: Eğitimler </w:t>
      </w:r>
      <w:sdt>
        <w:sdtPr>
          <w:tag w:val="goog_rdk_58"/>
        </w:sdtPr>
        <w:sdtContent>
          <w:del w:author="Ali Rıza ÖGEN" w:id="21" w:date="2025-01-09T10:05:00Z">
            <w:r w:rsidDel="00000000" w:rsidR="00000000" w:rsidRPr="00000000">
              <w:rPr>
                <w:rFonts w:ascii="Times New Roman" w:cs="Times New Roman" w:eastAsia="Times New Roman" w:hAnsi="Times New Roman"/>
                <w:rtl w:val="0"/>
              </w:rPr>
              <w:delText xml:space="preserve">elektronik ortamda</w:delText>
            </w:r>
          </w:del>
        </w:sdtContent>
      </w:sdt>
      <w:sdt>
        <w:sdtPr>
          <w:tag w:val="goog_rdk_59"/>
        </w:sdtPr>
        <w:sdtContent>
          <w:ins w:author="İrem YÜKSEL" w:id="22" w:date="2025-01-09T10:08:00Z">
            <w:r w:rsidDel="00000000" w:rsidR="00000000" w:rsidRPr="00000000">
              <w:rPr>
                <w:rFonts w:ascii="Times New Roman" w:cs="Times New Roman" w:eastAsia="Times New Roman" w:hAnsi="Times New Roman"/>
                <w:rtl w:val="0"/>
              </w:rPr>
              <w:t xml:space="preserve">o</w:t>
            </w:r>
          </w:ins>
        </w:sdtContent>
      </w:sdt>
      <w:sdt>
        <w:sdtPr>
          <w:tag w:val="goog_rdk_60"/>
        </w:sdtPr>
        <w:sdtContent>
          <w:ins w:author="Ali Rıza ÖGEN" w:id="23" w:date="2025-01-09T10:05:00Z">
            <w:sdt>
              <w:sdtPr>
                <w:tag w:val="goog_rdk_61"/>
              </w:sdtPr>
              <w:sdtContent>
                <w:del w:author="İrem YÜKSEL" w:id="24" w:date="2025-01-09T10:08:00Z">
                  <w:r w:rsidDel="00000000" w:rsidR="00000000" w:rsidRPr="00000000">
                    <w:rPr>
                      <w:rFonts w:ascii="Times New Roman" w:cs="Times New Roman" w:eastAsia="Times New Roman" w:hAnsi="Times New Roman"/>
                      <w:rtl w:val="0"/>
                    </w:rPr>
                    <w:delText xml:space="preserve">O</w:delText>
                  </w:r>
                </w:del>
              </w:sdtContent>
            </w:sdt>
            <w:r w:rsidDel="00000000" w:rsidR="00000000" w:rsidRPr="00000000">
              <w:rPr>
                <w:rFonts w:ascii="Times New Roman" w:cs="Times New Roman" w:eastAsia="Times New Roman" w:hAnsi="Times New Roman"/>
                <w:rtl w:val="0"/>
              </w:rPr>
              <w:t xml:space="preserve">nline </w:t>
            </w:r>
          </w:ins>
        </w:sdtContent>
      </w:sdt>
      <w:r w:rsidDel="00000000" w:rsidR="00000000" w:rsidRPr="00000000">
        <w:rPr>
          <w:rFonts w:ascii="Times New Roman" w:cs="Times New Roman" w:eastAsia="Times New Roman" w:hAnsi="Times New Roman"/>
          <w:rtl w:val="0"/>
        </w:rPr>
        <w:t xml:space="preserve">v</w:t>
      </w:r>
      <w:sdt>
        <w:sdtPr>
          <w:tag w:val="goog_rdk_62"/>
        </w:sdtPr>
        <w:sdtContent>
          <w:ins w:author="Ali Rıza ÖGEN" w:id="25" w:date="2025-01-09T10:05:00Z">
            <w:r w:rsidDel="00000000" w:rsidR="00000000" w:rsidRPr="00000000">
              <w:rPr>
                <w:rFonts w:ascii="Times New Roman" w:cs="Times New Roman" w:eastAsia="Times New Roman" w:hAnsi="Times New Roman"/>
                <w:rtl w:val="0"/>
              </w:rPr>
              <w:t xml:space="preserve">eya örgün olarak</w:t>
            </w:r>
          </w:ins>
        </w:sdtContent>
      </w:sdt>
      <w:r w:rsidDel="00000000" w:rsidR="00000000" w:rsidRPr="00000000">
        <w:rPr>
          <w:rFonts w:ascii="Times New Roman" w:cs="Times New Roman" w:eastAsia="Times New Roman" w:hAnsi="Times New Roman"/>
          <w:rtl w:val="0"/>
        </w:rPr>
        <w:t xml:space="preserve"> ifa edildiği için eğitimlere erişime ilişkin gerekli olan bilgiler ALICI’nın </w:t>
      </w:r>
      <w:sdt>
        <w:sdtPr>
          <w:tag w:val="goog_rdk_63"/>
        </w:sdtPr>
        <w:sdtContent>
          <w:del w:author="Ali Rıza ÖGEN" w:id="26" w:date="2025-01-09T10:05:00Z">
            <w:r w:rsidDel="00000000" w:rsidR="00000000" w:rsidRPr="00000000">
              <w:rPr>
                <w:rFonts w:ascii="Times New Roman" w:cs="Times New Roman" w:eastAsia="Times New Roman" w:hAnsi="Times New Roman"/>
                <w:rtl w:val="0"/>
              </w:rPr>
              <w:delText xml:space="preserve">üye olurken</w:delText>
            </w:r>
          </w:del>
        </w:sdtContent>
      </w:sdt>
      <w:sdt>
        <w:sdtPr>
          <w:tag w:val="goog_rdk_64"/>
        </w:sdtPr>
        <w:sdtContent>
          <w:ins w:author="Ali Rıza ÖGEN" w:id="26" w:date="2025-01-09T10:05:00Z">
            <w:r w:rsidDel="00000000" w:rsidR="00000000" w:rsidRPr="00000000">
              <w:rPr>
                <w:rFonts w:ascii="Times New Roman" w:cs="Times New Roman" w:eastAsia="Times New Roman" w:hAnsi="Times New Roman"/>
                <w:rtl w:val="0"/>
              </w:rPr>
              <w:t xml:space="preserve">kayıt formunu doldururken</w:t>
            </w:r>
          </w:ins>
        </w:sdtContent>
      </w:sdt>
      <w:r w:rsidDel="00000000" w:rsidR="00000000" w:rsidRPr="00000000">
        <w:rPr>
          <w:rFonts w:ascii="Times New Roman" w:cs="Times New Roman" w:eastAsia="Times New Roman" w:hAnsi="Times New Roman"/>
          <w:rtl w:val="0"/>
        </w:rPr>
        <w:t xml:space="preserve"> belirttiği cep telefonu numarasına </w:t>
      </w:r>
      <w:sdt>
        <w:sdtPr>
          <w:tag w:val="goog_rdk_65"/>
        </w:sdtPr>
        <w:sdtContent>
          <w:ins w:author="İrem YÜKSEL" w:id="27" w:date="2025-01-09T10:08:00Z">
            <w:r w:rsidDel="00000000" w:rsidR="00000000" w:rsidRPr="00000000">
              <w:rPr>
                <w:rFonts w:ascii="Times New Roman" w:cs="Times New Roman" w:eastAsia="Times New Roman" w:hAnsi="Times New Roman"/>
                <w:rtl w:val="0"/>
              </w:rPr>
              <w:t xml:space="preserve">(SMS ile veya Whatapp uygulaması üzerinden ALICI’ya doğrudan veya Whatapp eğitim grubuna mesaj atılarak)</w:t>
            </w:r>
          </w:ins>
        </w:sdtContent>
      </w:sdt>
      <w:r w:rsidDel="00000000" w:rsidR="00000000" w:rsidRPr="00000000">
        <w:rPr>
          <w:rFonts w:ascii="Times New Roman" w:cs="Times New Roman" w:eastAsia="Times New Roman" w:hAnsi="Times New Roman"/>
          <w:rtl w:val="0"/>
        </w:rPr>
        <w:t xml:space="preserve"> </w:t>
      </w:r>
      <w:sdt>
        <w:sdtPr>
          <w:tag w:val="goog_rdk_66"/>
        </w:sdtPr>
        <w:sdtContent>
          <w:del w:author="Ali Rıza ÖGEN" w:id="28" w:date="2025-01-09T10:05:00Z">
            <w:r w:rsidDel="00000000" w:rsidR="00000000" w:rsidRPr="00000000">
              <w:rPr>
                <w:rFonts w:ascii="Times New Roman" w:cs="Times New Roman" w:eastAsia="Times New Roman" w:hAnsi="Times New Roman"/>
                <w:rtl w:val="0"/>
              </w:rPr>
              <w:delText xml:space="preserve">ve</w:delText>
            </w:r>
          </w:del>
        </w:sdtContent>
      </w:sdt>
      <w:sdt>
        <w:sdtPr>
          <w:tag w:val="goog_rdk_67"/>
        </w:sdtPr>
        <w:sdtContent>
          <w:ins w:author="Ali Rıza ÖGEN" w:id="28" w:date="2025-01-09T10:05:00Z">
            <w:r w:rsidDel="00000000" w:rsidR="00000000" w:rsidRPr="00000000">
              <w:rPr>
                <w:rFonts w:ascii="Times New Roman" w:cs="Times New Roman" w:eastAsia="Times New Roman" w:hAnsi="Times New Roman"/>
                <w:rtl w:val="0"/>
              </w:rPr>
              <w:t xml:space="preserve">veya</w:t>
            </w:r>
          </w:ins>
        </w:sdtContent>
      </w:sdt>
      <w:r w:rsidDel="00000000" w:rsidR="00000000" w:rsidRPr="00000000">
        <w:rPr>
          <w:rFonts w:ascii="Times New Roman" w:cs="Times New Roman" w:eastAsia="Times New Roman" w:hAnsi="Times New Roman"/>
          <w:rtl w:val="0"/>
        </w:rPr>
        <w:t xml:space="preserve"> e-posta adresine, hizmet bedelinin </w:t>
      </w:r>
      <w:sdt>
        <w:sdtPr>
          <w:tag w:val="goog_rdk_68"/>
        </w:sdtPr>
        <w:sdtContent>
          <w:del w:author="Ali Rıza ÖGEN" w:id="29" w:date="2025-01-09T10:05:00Z">
            <w:r w:rsidDel="00000000" w:rsidR="00000000" w:rsidRPr="00000000">
              <w:rPr>
                <w:rFonts w:ascii="Times New Roman" w:cs="Times New Roman" w:eastAsia="Times New Roman" w:hAnsi="Times New Roman"/>
                <w:rtl w:val="0"/>
              </w:rPr>
              <w:delText xml:space="preserve">SAĞLAYICI’ya</w:delText>
            </w:r>
          </w:del>
        </w:sdtContent>
      </w:sdt>
      <w:sdt>
        <w:sdtPr>
          <w:tag w:val="goog_rdk_69"/>
        </w:sdtPr>
        <w:sdtContent>
          <w:ins w:author="Ali Rıza ÖGEN" w:id="29" w:date="2025-01-09T10:05:00Z">
            <w:r w:rsidDel="00000000" w:rsidR="00000000" w:rsidRPr="00000000">
              <w:rPr>
                <w:rFonts w:ascii="Times New Roman" w:cs="Times New Roman" w:eastAsia="Times New Roman" w:hAnsi="Times New Roman"/>
                <w:rtl w:val="0"/>
              </w:rPr>
              <w:t xml:space="preserve">SAĞLAYICI’ya</w:t>
            </w:r>
          </w:ins>
        </w:sdtContent>
      </w:sdt>
      <w:r w:rsidDel="00000000" w:rsidR="00000000" w:rsidRPr="00000000">
        <w:rPr>
          <w:rFonts w:ascii="Times New Roman" w:cs="Times New Roman" w:eastAsia="Times New Roman" w:hAnsi="Times New Roman"/>
          <w:rtl w:val="0"/>
        </w:rPr>
        <w:t xml:space="preserve"> ulaşmasından </w:t>
      </w:r>
      <w:sdt>
        <w:sdtPr>
          <w:tag w:val="goog_rdk_70"/>
        </w:sdtPr>
        <w:sdtContent>
          <w:del w:author="Ali Rıza ÖGEN" w:id="30" w:date="2025-01-09T10:05:00Z">
            <w:r w:rsidDel="00000000" w:rsidR="00000000" w:rsidRPr="00000000">
              <w:rPr>
                <w:rFonts w:ascii="Times New Roman" w:cs="Times New Roman" w:eastAsia="Times New Roman" w:hAnsi="Times New Roman"/>
                <w:rtl w:val="0"/>
              </w:rPr>
              <w:delText xml:space="preserve">hemen </w:delText>
            </w:r>
          </w:del>
        </w:sdtContent>
      </w:sdt>
      <w:r w:rsidDel="00000000" w:rsidR="00000000" w:rsidRPr="00000000">
        <w:rPr>
          <w:rFonts w:ascii="Times New Roman" w:cs="Times New Roman" w:eastAsia="Times New Roman" w:hAnsi="Times New Roman"/>
          <w:rtl w:val="0"/>
        </w:rPr>
        <w:t xml:space="preserve">sonra </w:t>
      </w:r>
      <w:sdt>
        <w:sdtPr>
          <w:tag w:val="goog_rdk_71"/>
        </w:sdtPr>
        <w:sdtContent>
          <w:ins w:author="İrem YÜKSEL" w:id="31" w:date="2025-01-09T10:14:00Z">
            <w:r w:rsidDel="00000000" w:rsidR="00000000" w:rsidRPr="00000000">
              <w:rPr>
                <w:rFonts w:ascii="Times New Roman" w:cs="Times New Roman" w:eastAsia="Times New Roman" w:hAnsi="Times New Roman"/>
                <w:rtl w:val="0"/>
              </w:rPr>
              <w:t xml:space="preserve">gönderilecektir.</w:t>
            </w:r>
          </w:ins>
        </w:sdtContent>
      </w:sdt>
      <w:sdt>
        <w:sdtPr>
          <w:tag w:val="goog_rdk_72"/>
        </w:sdtPr>
        <w:sdtContent>
          <w:del w:author="Ali Rıza ÖGEN" w:id="32" w:date="2025-01-09T10:05:00Z">
            <w:r w:rsidDel="00000000" w:rsidR="00000000" w:rsidRPr="00000000">
              <w:rPr>
                <w:rFonts w:ascii="Times New Roman" w:cs="Times New Roman" w:eastAsia="Times New Roman" w:hAnsi="Times New Roman"/>
                <w:rtl w:val="0"/>
              </w:rPr>
              <w:delText xml:space="preserve">gönderilecektir. </w:delText>
            </w:r>
          </w:del>
        </w:sdtContent>
      </w:sdt>
      <w:sdt>
        <w:sdtPr>
          <w:tag w:val="goog_rdk_73"/>
        </w:sdtPr>
        <w:sdtContent>
          <w:ins w:author="Ali Rıza ÖGEN" w:id="32" w:date="2025-01-09T10:05:00Z">
            <w:sdt>
              <w:sdtPr>
                <w:tag w:val="goog_rdk_74"/>
              </w:sdtPr>
              <w:sdtContent>
                <w:del w:author="İrem YÜKSEL" w:id="33" w:date="2025-01-09T10:08:00Z">
                  <w:r w:rsidDel="00000000" w:rsidR="00000000" w:rsidRPr="00000000">
                    <w:rPr>
                      <w:rFonts w:ascii="Times New Roman" w:cs="Times New Roman" w:eastAsia="Times New Roman" w:hAnsi="Times New Roman"/>
                      <w:rtl w:val="0"/>
                    </w:rPr>
                    <w:delText xml:space="preserve">SAĞLAYICI tarafından oluşturulan whatsapp eğitim gurubunda ya da ALICI’nın belirttiği cep telefonu numarasına veya e-posta adresine bilgilendirilecektir. </w:delText>
                  </w:r>
                </w:del>
              </w:sdtContent>
            </w:sdt>
          </w:ins>
        </w:sdtContent>
      </w:sdt>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4. HİZMET BEDELİ</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Sözleşme konusu mal ya da hizmetin tüm vergiler dâhil satış fiyatı aşağıda gösterilmiştir. Listelenen ve SİTE’de ilan edilen fiyatlar satış fiyatıdır. İlan edilen fiyatlar ve vaatler güncelleme yapılana ve değiştirilene kadar geçerlidir. Süreli olarak ilan edilen fiyatlar ise belirtilen süre sonuna kadar geçerlidir.</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Sözleşme konusu mal ya da hizmetin tüm vergiler dâhil satış fiyatı aşağıda gösterilmiştir.</w:t>
      </w:r>
    </w:p>
    <w:sdt>
      <w:sdtPr>
        <w:tag w:val="goog_rdk_150"/>
      </w:sdtPr>
      <w:sdtContent>
        <w:tbl>
          <w:tblPr>
            <w:tblStyle w:val="Table1"/>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Change w:id="34" w:author="Zeynep ÇAKIR" w:date="2025-01-13T11:14:37Z">
              <w:tblPr>
                <w:tblStyle w:val="Table1"/>
                <w:jc w:val="left"/>
                <w:tblLayout w:type="fixed"/>
                <w:tblLook w:val="0400"/>
              </w:tblPr>
            </w:tblPrChange>
          </w:tblPr>
          <w:tblGrid>
            <w:gridCol w:w="1512"/>
            <w:gridCol w:w="1512"/>
            <w:gridCol w:w="1512"/>
            <w:gridCol w:w="1512"/>
            <w:gridCol w:w="1512"/>
            <w:gridCol w:w="1512"/>
            <w:tblGridChange w:id="0">
              <w:tblGrid>
                <w:gridCol w:w="1512"/>
                <w:gridCol w:w="1512"/>
                <w:gridCol w:w="1512"/>
                <w:gridCol w:w="1512"/>
                <w:gridCol w:w="1512"/>
                <w:gridCol w:w="1512"/>
              </w:tblGrid>
            </w:tblGridChange>
          </w:tblGrid>
          <w:sdt>
            <w:sdtPr>
              <w:tag w:val="goog_rdk_75"/>
            </w:sdtPr>
            <w:sdtContent>
              <w:tr>
                <w:trPr>
                  <w:trPrChange w:author="Zeynep ÇAKIR" w:id="34" w:date="2025-01-13T11:14:37Z">
                    <w:trPr>
                      <w:cantSplit w:val="0"/>
                      <w:trHeight w:val="482" w:hRule="atLeast"/>
                      <w:tblHeader w:val="1"/>
                    </w:trPr>
                  </w:trPrChange>
                </w:trPr>
                <w:sdt>
                  <w:sdtPr>
                    <w:tag w:val="goog_rdk_76"/>
                  </w:sdtPr>
                  <w:sdtContent>
                    <w:tc>
                      <w:tcPr>
                        <w:tcPrChange w:author="Zeynep ÇAKIR" w:id="34" w:date="2025-01-13T11:14:37Z">
                          <w:tcPr>
                            <w:shd w:fill="ffffff" w:val="clear"/>
                            <w:vAlign w:val="center"/>
                          </w:tcPr>
                        </w:tcPrChange>
                      </w:tcPr>
                      <w:sdt>
                        <w:sdtPr>
                          <w:tag w:val="goog_rdk_79"/>
                        </w:sdtPr>
                        <w:sdtContent>
                          <w:p w:rsidR="00000000" w:rsidDel="00000000" w:rsidP="00000000" w:rsidRDefault="00000000" w:rsidRPr="00000000" w14:paraId="00000029">
                            <w:pPr>
                              <w:jc w:val="center"/>
                              <w:rPr>
                                <w:shd w:fill="auto" w:val="clear"/>
                                <w:rPrChange w:author="Ali Rıza ÖGEN" w:id="36" w:date="2025-01-09T10:05:00Z">
                                  <w:rPr>
                                    <w:rFonts w:ascii="Times New Roman" w:cs="Times New Roman" w:eastAsia="Times New Roman" w:hAnsi="Times New Roman"/>
                                    <w:b w:val="1"/>
                                    <w:color w:val="ff0000"/>
                                  </w:rPr>
                                </w:rPrChange>
                              </w:rPr>
                              <w:pPrChange w:author="Ali Rıza ÖGEN" w:id="0" w:date="2025-01-09T10:05:00Z">
                                <w:pPr>
                                  <w:jc w:val="both"/>
                                </w:pPr>
                              </w:pPrChange>
                            </w:pPr>
                            <w:sdt>
                              <w:sdtPr>
                                <w:tag w:val="goog_rdk_78"/>
                              </w:sdtPr>
                              <w:sdtContent>
                                <w:del w:author="Zeynep ÇAKIR" w:id="35" w:date="2025-01-13T11:14:37Z">
                                  <w:r w:rsidDel="00000000" w:rsidR="00000000" w:rsidRPr="00000000">
                                    <w:rPr>
                                      <w:rFonts w:ascii="Times New Roman" w:cs="Times New Roman" w:eastAsia="Times New Roman" w:hAnsi="Times New Roman"/>
                                      <w:b w:val="1"/>
                                      <w:color w:val="ff0000"/>
                                      <w:rtl w:val="0"/>
                                    </w:rPr>
                                    <w:delText xml:space="preserve">Hizmet Açıklaması</w:delText>
                                  </w:r>
                                </w:del>
                              </w:sdtContent>
                            </w:sdt>
                            <w:r w:rsidDel="00000000" w:rsidR="00000000" w:rsidRPr="00000000">
                              <w:rPr>
                                <w:rtl w:val="0"/>
                              </w:rPr>
                            </w:r>
                          </w:p>
                        </w:sdtContent>
                      </w:sdt>
                    </w:tc>
                  </w:sdtContent>
                </w:sdt>
                <w:sdt>
                  <w:sdtPr>
                    <w:tag w:val="goog_rdk_80"/>
                  </w:sdtPr>
                  <w:sdtContent>
                    <w:tc>
                      <w:tcPr>
                        <w:tcPrChange w:author="Zeynep ÇAKIR" w:id="34" w:date="2025-01-13T11:14:37Z">
                          <w:tcPr>
                            <w:shd w:fill="ffffff" w:val="clear"/>
                            <w:vAlign w:val="center"/>
                          </w:tcPr>
                        </w:tcPrChange>
                      </w:tcPr>
                      <w:sdt>
                        <w:sdtPr>
                          <w:tag w:val="goog_rdk_83"/>
                        </w:sdtPr>
                        <w:sdtContent>
                          <w:p w:rsidR="00000000" w:rsidDel="00000000" w:rsidP="00000000" w:rsidRDefault="00000000" w:rsidRPr="00000000" w14:paraId="0000002A">
                            <w:pPr>
                              <w:jc w:val="center"/>
                              <w:rPr>
                                <w:shd w:fill="auto" w:val="clear"/>
                                <w:rPrChange w:author="Ali Rıza ÖGEN" w:id="38" w:date="2025-01-09T10:05:00Z">
                                  <w:rPr>
                                    <w:rFonts w:ascii="Times New Roman" w:cs="Times New Roman" w:eastAsia="Times New Roman" w:hAnsi="Times New Roman"/>
                                    <w:b w:val="1"/>
                                    <w:color w:val="ff0000"/>
                                  </w:rPr>
                                </w:rPrChange>
                              </w:rPr>
                              <w:pPrChange w:author="Ali Rıza ÖGEN" w:id="0" w:date="2025-01-09T10:05:00Z">
                                <w:pPr>
                                  <w:jc w:val="both"/>
                                </w:pPr>
                              </w:pPrChange>
                            </w:pPr>
                            <w:sdt>
                              <w:sdtPr>
                                <w:tag w:val="goog_rdk_82"/>
                              </w:sdtPr>
                              <w:sdtContent>
                                <w:del w:author="Zeynep ÇAKIR" w:id="37" w:date="2025-01-13T11:14:37Z">
                                  <w:r w:rsidDel="00000000" w:rsidR="00000000" w:rsidRPr="00000000">
                                    <w:rPr>
                                      <w:rFonts w:ascii="Times New Roman" w:cs="Times New Roman" w:eastAsia="Times New Roman" w:hAnsi="Times New Roman"/>
                                      <w:b w:val="1"/>
                                      <w:color w:val="ff0000"/>
                                      <w:rtl w:val="0"/>
                                    </w:rPr>
                                    <w:delText xml:space="preserve">Adet</w:delText>
                                  </w:r>
                                </w:del>
                              </w:sdtContent>
                            </w:sdt>
                            <w:r w:rsidDel="00000000" w:rsidR="00000000" w:rsidRPr="00000000">
                              <w:rPr>
                                <w:rtl w:val="0"/>
                              </w:rPr>
                            </w:r>
                          </w:p>
                        </w:sdtContent>
                      </w:sdt>
                    </w:tc>
                  </w:sdtContent>
                </w:sdt>
                <w:sdt>
                  <w:sdtPr>
                    <w:tag w:val="goog_rdk_84"/>
                  </w:sdtPr>
                  <w:sdtContent>
                    <w:tc>
                      <w:tcPr>
                        <w:tcPrChange w:author="Zeynep ÇAKIR" w:id="34" w:date="2025-01-13T11:14:37Z">
                          <w:tcPr>
                            <w:shd w:fill="ffffff" w:val="clear"/>
                            <w:vAlign w:val="center"/>
                          </w:tcPr>
                        </w:tcPrChange>
                      </w:tcPr>
                      <w:sdt>
                        <w:sdtPr>
                          <w:tag w:val="goog_rdk_87"/>
                        </w:sdtPr>
                        <w:sdtContent>
                          <w:p w:rsidR="00000000" w:rsidDel="00000000" w:rsidP="00000000" w:rsidRDefault="00000000" w:rsidRPr="00000000" w14:paraId="0000002B">
                            <w:pPr>
                              <w:jc w:val="center"/>
                              <w:rPr>
                                <w:shd w:fill="auto" w:val="clear"/>
                                <w:rPrChange w:author="Ali Rıza ÖGEN" w:id="40" w:date="2025-01-09T10:05:00Z">
                                  <w:rPr>
                                    <w:rFonts w:ascii="Times New Roman" w:cs="Times New Roman" w:eastAsia="Times New Roman" w:hAnsi="Times New Roman"/>
                                    <w:b w:val="1"/>
                                    <w:color w:val="ff0000"/>
                                  </w:rPr>
                                </w:rPrChange>
                              </w:rPr>
                              <w:pPrChange w:author="Ali Rıza ÖGEN" w:id="0" w:date="2025-01-09T10:05:00Z">
                                <w:pPr>
                                  <w:jc w:val="both"/>
                                </w:pPr>
                              </w:pPrChange>
                            </w:pPr>
                            <w:sdt>
                              <w:sdtPr>
                                <w:tag w:val="goog_rdk_86"/>
                              </w:sdtPr>
                              <w:sdtContent>
                                <w:del w:author="Zeynep ÇAKIR" w:id="39" w:date="2025-01-13T11:14:37Z">
                                  <w:r w:rsidDel="00000000" w:rsidR="00000000" w:rsidRPr="00000000">
                                    <w:rPr>
                                      <w:rFonts w:ascii="Times New Roman" w:cs="Times New Roman" w:eastAsia="Times New Roman" w:hAnsi="Times New Roman"/>
                                      <w:b w:val="1"/>
                                      <w:color w:val="ff0000"/>
                                      <w:rtl w:val="0"/>
                                    </w:rPr>
                                    <w:delText xml:space="preserve">Birim Fiyatı</w:delText>
                                  </w:r>
                                </w:del>
                              </w:sdtContent>
                            </w:sdt>
                            <w:r w:rsidDel="00000000" w:rsidR="00000000" w:rsidRPr="00000000">
                              <w:rPr>
                                <w:rtl w:val="0"/>
                              </w:rPr>
                            </w:r>
                          </w:p>
                        </w:sdtContent>
                      </w:sdt>
                    </w:tc>
                  </w:sdtContent>
                </w:sdt>
                <w:sdt>
                  <w:sdtPr>
                    <w:tag w:val="goog_rdk_88"/>
                  </w:sdtPr>
                  <w:sdtContent>
                    <w:tc>
                      <w:tcPr>
                        <w:gridSpan w:val="3"/>
                        <w:tcPrChange w:author="Zeynep ÇAKIR" w:id="34" w:date="2025-01-13T11:14:37Z">
                          <w:tcPr>
                            <w:shd w:fill="ffffff" w:val="clear"/>
                            <w:vAlign w:val="center"/>
                          </w:tcPr>
                        </w:tcPrChange>
                      </w:tcPr>
                      <w:sdt>
                        <w:sdtPr>
                          <w:tag w:val="goog_rdk_91"/>
                        </w:sdtPr>
                        <w:sdtContent>
                          <w:p w:rsidR="00000000" w:rsidDel="00000000" w:rsidP="00000000" w:rsidRDefault="00000000" w:rsidRPr="00000000" w14:paraId="0000002C">
                            <w:pPr>
                              <w:jc w:val="center"/>
                              <w:rPr>
                                <w:shd w:fill="auto" w:val="clear"/>
                                <w:rPrChange w:author="Ali Rıza ÖGEN" w:id="42" w:date="2025-01-09T10:05:00Z">
                                  <w:rPr>
                                    <w:rFonts w:ascii="Times New Roman" w:cs="Times New Roman" w:eastAsia="Times New Roman" w:hAnsi="Times New Roman"/>
                                    <w:b w:val="1"/>
                                    <w:color w:val="ff0000"/>
                                  </w:rPr>
                                </w:rPrChange>
                              </w:rPr>
                              <w:pPrChange w:author="Ali Rıza ÖGEN" w:id="0" w:date="2025-01-09T10:05:00Z">
                                <w:pPr>
                                  <w:jc w:val="both"/>
                                </w:pPr>
                              </w:pPrChange>
                            </w:pPr>
                            <w:sdt>
                              <w:sdtPr>
                                <w:tag w:val="goog_rdk_90"/>
                              </w:sdtPr>
                              <w:sdtContent>
                                <w:del w:author="Zeynep ÇAKIR" w:id="41" w:date="2025-01-13T11:14:37Z">
                                  <w:r w:rsidDel="00000000" w:rsidR="00000000" w:rsidRPr="00000000">
                                    <w:rPr>
                                      <w:rFonts w:ascii="Times New Roman" w:cs="Times New Roman" w:eastAsia="Times New Roman" w:hAnsi="Times New Roman"/>
                                      <w:b w:val="1"/>
                                      <w:color w:val="ff0000"/>
                                      <w:rtl w:val="0"/>
                                    </w:rPr>
                                    <w:delText xml:space="preserve">Ara Toplam (KDV Dahil)</w:delText>
                                  </w:r>
                                </w:del>
                              </w:sdtContent>
                            </w:sdt>
                            <w:r w:rsidDel="00000000" w:rsidR="00000000" w:rsidRPr="00000000">
                              <w:rPr>
                                <w:rtl w:val="0"/>
                              </w:rPr>
                            </w:r>
                          </w:p>
                        </w:sdtContent>
                      </w:sdt>
                    </w:tc>
                  </w:sdtContent>
                </w:sdt>
              </w:tr>
            </w:sdtContent>
          </w:sdt>
          <w:sdt>
            <w:sdtPr>
              <w:tag w:val="goog_rdk_94"/>
            </w:sdtPr>
            <w:sdtContent>
              <w:tr>
                <w:trPr>
                  <w:trPrChange w:author="Zeynep ÇAKIR" w:id="34" w:date="2025-01-13T11:14:37Z">
                    <w:trPr>
                      <w:cantSplit w:val="0"/>
                      <w:trHeight w:val="977" w:hRule="atLeast"/>
                      <w:tblHeader w:val="1"/>
                    </w:trPr>
                  </w:trPrChange>
                </w:trPr>
                <w:sdt>
                  <w:sdtPr>
                    <w:tag w:val="goog_rdk_95"/>
                  </w:sdtPr>
                  <w:sdtContent>
                    <w:tc>
                      <w:tcPr>
                        <w:tcPrChange w:author="Zeynep ÇAKIR" w:id="34" w:date="2025-01-13T11:14:37Z">
                          <w:tcPr>
                            <w:shd w:fill="ffffff" w:val="clear"/>
                            <w:vAlign w:val="center"/>
                          </w:tcPr>
                        </w:tcPrChange>
                      </w:tcPr>
                      <w:sdt>
                        <w:sdtPr>
                          <w:tag w:val="goog_rdk_98"/>
                        </w:sdtPr>
                        <w:sdtContent>
                          <w:p w:rsidR="00000000" w:rsidDel="00000000" w:rsidP="00000000" w:rsidRDefault="00000000" w:rsidRPr="00000000" w14:paraId="0000002F">
                            <w:pPr>
                              <w:jc w:val="both"/>
                              <w:rPr>
                                <w:ins w:author="Zeynep ÇAKIR" w:id="43" w:date="2025-01-13T11:14:37Z"/>
                                <w:rFonts w:ascii="Arial Black" w:cs="Arial Black" w:eastAsia="Arial Black" w:hAnsi="Arial Black"/>
                                <w:sz w:val="20"/>
                                <w:szCs w:val="20"/>
                              </w:rPr>
                            </w:pPr>
                            <w:sdt>
                              <w:sdtPr>
                                <w:tag w:val="goog_rdk_97"/>
                              </w:sdtPr>
                              <w:sdtContent>
                                <w:ins w:author="Zeynep ÇAKIR" w:id="43" w:date="2025-01-13T11:14:37Z">
                                  <w:r w:rsidDel="00000000" w:rsidR="00000000" w:rsidRPr="00000000">
                                    <w:rPr>
                                      <w:rFonts w:ascii="Arial Black" w:cs="Arial Black" w:eastAsia="Arial Black" w:hAnsi="Arial Black"/>
                                      <w:sz w:val="20"/>
                                      <w:szCs w:val="20"/>
                                      <w:rtl w:val="0"/>
                                    </w:rPr>
                                    <w:t xml:space="preserve">         ${EAdi}</w:t>
                                  </w:r>
                                  <w:r w:rsidDel="00000000" w:rsidR="00000000" w:rsidRPr="00000000">
                                    <w:rPr>
                                      <w:rFonts w:ascii="Times New Roman" w:cs="Times New Roman" w:eastAsia="Times New Roman" w:hAnsi="Times New Roman"/>
                                      <w:rtl w:val="0"/>
                                    </w:rPr>
                                    <w:t xml:space="preserve">   </w:t>
                                  </w:r>
                                  <w:r w:rsidDel="00000000" w:rsidR="00000000" w:rsidRPr="00000000">
                                    <w:rPr>
                                      <w:rtl w:val="0"/>
                                    </w:rPr>
                                  </w:r>
                                </w:ins>
                              </w:sdtContent>
                            </w:sdt>
                          </w:p>
                        </w:sdtContent>
                      </w:sdt>
                      <w:sdt>
                        <w:sdtPr>
                          <w:tag w:val="goog_rdk_101"/>
                        </w:sdtPr>
                        <w:sdtContent>
                          <w:p w:rsidR="00000000" w:rsidDel="00000000" w:rsidP="00000000" w:rsidRDefault="00000000" w:rsidRPr="00000000" w14:paraId="00000030">
                            <w:pPr>
                              <w:jc w:val="both"/>
                              <w:rPr>
                                <w:del w:author="Ali Rıza ÖGEN" w:id="44" w:date="2025-01-09T10:05:00Z"/>
                                <w:rFonts w:ascii="Times New Roman" w:cs="Times New Roman" w:eastAsia="Times New Roman" w:hAnsi="Times New Roman"/>
                                <w:b w:val="1"/>
                              </w:rPr>
                            </w:pPr>
                            <w:sdt>
                              <w:sdtPr>
                                <w:tag w:val="goog_rdk_100"/>
                              </w:sdtPr>
                              <w:sdtContent>
                                <w:del w:author="Ali Rıza ÖGEN" w:id="44" w:date="2025-01-09T10:05:00Z">
                                  <w:r w:rsidDel="00000000" w:rsidR="00000000" w:rsidRPr="00000000">
                                    <w:rPr>
                                      <w:rtl w:val="0"/>
                                    </w:rPr>
                                  </w:r>
                                </w:del>
                              </w:sdtContent>
                            </w:sdt>
                          </w:p>
                        </w:sdtContent>
                      </w:sdt>
                      <w:sdt>
                        <w:sdtPr>
                          <w:tag w:val="goog_rdk_103"/>
                        </w:sdtPr>
                        <w:sdtContent>
                          <w:p w:rsidR="00000000" w:rsidDel="00000000" w:rsidP="00000000" w:rsidRDefault="00000000" w:rsidRPr="00000000" w14:paraId="00000031">
                            <w:pPr>
                              <w:jc w:val="both"/>
                              <w:rPr>
                                <w:del w:author="Ali Rıza ÖGEN" w:id="44" w:date="2025-01-09T10:05:00Z"/>
                                <w:rFonts w:ascii="Times New Roman" w:cs="Times New Roman" w:eastAsia="Times New Roman" w:hAnsi="Times New Roman"/>
                                <w:b w:val="1"/>
                              </w:rPr>
                            </w:pPr>
                            <w:sdt>
                              <w:sdtPr>
                                <w:tag w:val="goog_rdk_102"/>
                              </w:sdtPr>
                              <w:sdtContent>
                                <w:del w:author="Ali Rıza ÖGEN" w:id="44" w:date="2025-01-09T10:05:00Z">
                                  <w:r w:rsidDel="00000000" w:rsidR="00000000" w:rsidRPr="00000000">
                                    <w:rPr>
                                      <w:rtl w:val="0"/>
                                    </w:rPr>
                                  </w:r>
                                </w:del>
                              </w:sdtContent>
                            </w:sdt>
                          </w:p>
                        </w:sdtContent>
                      </w:sdt>
                      <w:sdt>
                        <w:sdtPr>
                          <w:tag w:val="goog_rdk_106"/>
                        </w:sdtPr>
                        <w:sdtContent>
                          <w:p w:rsidR="00000000" w:rsidDel="00000000" w:rsidP="00000000" w:rsidRDefault="00000000" w:rsidRPr="00000000" w14:paraId="00000032">
                            <w:pPr>
                              <w:jc w:val="center"/>
                              <w:rPr>
                                <w:ins w:author="Ali Rıza ÖGEN" w:id="44" w:date="2025-01-09T10:05:00Z"/>
                                <w:rFonts w:ascii="Times New Roman" w:cs="Times New Roman" w:eastAsia="Times New Roman" w:hAnsi="Times New Roman"/>
                                <w:b w:val="1"/>
                              </w:rPr>
                            </w:pPr>
                            <w:sdt>
                              <w:sdtPr>
                                <w:tag w:val="goog_rdk_105"/>
                              </w:sdtPr>
                              <w:sdtContent>
                                <w:ins w:author="Ali Rıza ÖGEN" w:id="44" w:date="2025-01-09T10:05:00Z">
                                  <w:r w:rsidDel="00000000" w:rsidR="00000000" w:rsidRPr="00000000">
                                    <w:rPr>
                                      <w:rtl w:val="0"/>
                                    </w:rPr>
                                  </w:r>
                                </w:ins>
                              </w:sdtContent>
                            </w:sdt>
                          </w:p>
                        </w:sdtContent>
                      </w:sdt>
                      <w:sdt>
                        <w:sdtPr>
                          <w:tag w:val="goog_rdk_108"/>
                        </w:sdtPr>
                        <w:sdtContent>
                          <w:p w:rsidR="00000000" w:rsidDel="00000000" w:rsidP="00000000" w:rsidRDefault="00000000" w:rsidRPr="00000000" w14:paraId="00000033">
                            <w:pPr>
                              <w:jc w:val="center"/>
                              <w:rPr>
                                <w:ins w:author="Ali Rıza ÖGEN" w:id="44" w:date="2025-01-09T10:05:00Z"/>
                                <w:rFonts w:ascii="Times New Roman" w:cs="Times New Roman" w:eastAsia="Times New Roman" w:hAnsi="Times New Roman"/>
                                <w:b w:val="1"/>
                                <w:highlight w:val="red"/>
                              </w:rPr>
                            </w:pPr>
                            <w:sdt>
                              <w:sdtPr>
                                <w:tag w:val="goog_rdk_107"/>
                              </w:sdtPr>
                              <w:sdtContent>
                                <w:ins w:author="Ali Rıza ÖGEN" w:id="44" w:date="2025-01-09T10:05:00Z">
                                  <w:r w:rsidDel="00000000" w:rsidR="00000000" w:rsidRPr="00000000">
                                    <w:rPr>
                                      <w:rtl w:val="0"/>
                                    </w:rPr>
                                  </w:r>
                                </w:ins>
                              </w:sdtContent>
                            </w:sdt>
                          </w:p>
                        </w:sdtContent>
                      </w:sdt>
                      <w:sdt>
                        <w:sdtPr>
                          <w:tag w:val="goog_rdk_110"/>
                        </w:sdtPr>
                        <w:sdtContent>
                          <w:p w:rsidR="00000000" w:rsidDel="00000000" w:rsidP="00000000" w:rsidRDefault="00000000" w:rsidRPr="00000000" w14:paraId="00000034">
                            <w:pPr>
                              <w:jc w:val="center"/>
                              <w:rPr>
                                <w:ins w:author="Ali Rıza ÖGEN" w:id="44" w:date="2025-01-09T10:05:00Z"/>
                                <w:rFonts w:ascii="Times New Roman" w:cs="Times New Roman" w:eastAsia="Times New Roman" w:hAnsi="Times New Roman"/>
                                <w:b w:val="1"/>
                                <w:highlight w:val="cyan"/>
                              </w:rPr>
                            </w:pPr>
                            <w:sdt>
                              <w:sdtPr>
                                <w:tag w:val="goog_rdk_109"/>
                              </w:sdtPr>
                              <w:sdtContent>
                                <w:ins w:author="Ali Rıza ÖGEN" w:id="44" w:date="2025-01-09T10:05:00Z">
                                  <w:r w:rsidDel="00000000" w:rsidR="00000000" w:rsidRPr="00000000">
                                    <w:rPr>
                                      <w:rtl w:val="0"/>
                                    </w:rPr>
                                  </w:r>
                                </w:ins>
                              </w:sdtContent>
                            </w:sdt>
                          </w:p>
                        </w:sdtContent>
                      </w:sdt>
                      <w:sdt>
                        <w:sdtPr>
                          <w:tag w:val="goog_rdk_111"/>
                        </w:sdtPr>
                        <w:sdtContent>
                          <w:p w:rsidR="00000000" w:rsidDel="00000000" w:rsidP="00000000" w:rsidRDefault="00000000" w:rsidRPr="00000000" w14:paraId="00000035">
                            <w:pPr>
                              <w:rPr>
                                <w:shd w:fill="auto" w:val="clear"/>
                                <w:rPrChange w:author="Ali Rıza ÖGEN" w:id="45" w:date="2025-01-10T10:17:00Z">
                                  <w:rPr>
                                    <w:rFonts w:ascii="Times New Roman" w:cs="Times New Roman" w:eastAsia="Times New Roman" w:hAnsi="Times New Roman"/>
                                    <w:b w:val="1"/>
                                  </w:rPr>
                                </w:rPrChange>
                              </w:rPr>
                              <w:pPrChange w:author="Ali Rıza ÖGEN" w:id="0" w:date="2025-01-10T10:17:00Z">
                                <w:pPr>
                                  <w:jc w:val="both"/>
                                </w:pPr>
                              </w:pPrChange>
                            </w:pPr>
                            <w:r w:rsidDel="00000000" w:rsidR="00000000" w:rsidRPr="00000000">
                              <w:rPr>
                                <w:rtl w:val="0"/>
                              </w:rPr>
                            </w:r>
                          </w:p>
                        </w:sdtContent>
                      </w:sdt>
                    </w:tc>
                  </w:sdtContent>
                </w:sdt>
                <w:sdt>
                  <w:sdtPr>
                    <w:tag w:val="goog_rdk_112"/>
                  </w:sdtPr>
                  <w:sdtContent>
                    <w:tc>
                      <w:tcPr>
                        <w:tcPrChange w:author="Zeynep ÇAKIR" w:id="34" w:date="2025-01-13T11:14:37Z">
                          <w:tcPr>
                            <w:shd w:fill="ffffff" w:val="clear"/>
                            <w:vAlign w:val="center"/>
                          </w:tcPr>
                        </w:tcPrChange>
                      </w:tcPr>
                      <w:sdt>
                        <w:sdtPr>
                          <w:tag w:val="goog_rdk_115"/>
                        </w:sdtPr>
                        <w:sdtContent>
                          <w:p w:rsidR="00000000" w:rsidDel="00000000" w:rsidP="00000000" w:rsidRDefault="00000000" w:rsidRPr="00000000" w14:paraId="00000036">
                            <w:pPr>
                              <w:jc w:val="both"/>
                              <w:rPr>
                                <w:ins w:author="Zeynep ÇAKIR" w:id="46" w:date="2025-01-13T11:14:37Z"/>
                                <w:rFonts w:ascii="Arial Black" w:cs="Arial Black" w:eastAsia="Arial Black" w:hAnsi="Arial Black"/>
                                <w:sz w:val="20"/>
                                <w:szCs w:val="20"/>
                              </w:rPr>
                            </w:pPr>
                            <w:sdt>
                              <w:sdtPr>
                                <w:tag w:val="goog_rdk_114"/>
                              </w:sdtPr>
                              <w:sdtContent>
                                <w:ins w:author="Zeynep ÇAKIR" w:id="46" w:date="2025-01-13T11:14:37Z">
                                  <w:r w:rsidDel="00000000" w:rsidR="00000000" w:rsidRPr="00000000">
                                    <w:rPr>
                                      <w:rFonts w:ascii="Arial Black" w:cs="Arial Black" w:eastAsia="Arial Black" w:hAnsi="Arial Black"/>
                                      <w:sz w:val="20"/>
                                      <w:szCs w:val="20"/>
                                      <w:rtl w:val="0"/>
                                    </w:rPr>
                                    <w:t xml:space="preserve">${ESayi}</w:t>
                                  </w:r>
                                  <w:r w:rsidDel="00000000" w:rsidR="00000000" w:rsidRPr="00000000">
                                    <w:rPr>
                                      <w:rFonts w:ascii="Times New Roman" w:cs="Times New Roman" w:eastAsia="Times New Roman" w:hAnsi="Times New Roman"/>
                                      <w:rtl w:val="0"/>
                                    </w:rPr>
                                    <w:t xml:space="preserve">   </w:t>
                                  </w:r>
                                  <w:r w:rsidDel="00000000" w:rsidR="00000000" w:rsidRPr="00000000">
                                    <w:rPr>
                                      <w:rtl w:val="0"/>
                                    </w:rPr>
                                  </w:r>
                                </w:ins>
                              </w:sdtContent>
                            </w:sdt>
                          </w:p>
                        </w:sdtContent>
                      </w:sdt>
                      <w:sdt>
                        <w:sdtPr>
                          <w:tag w:val="goog_rdk_116"/>
                        </w:sdtPr>
                        <w:sdtContent>
                          <w:p w:rsidR="00000000" w:rsidDel="00000000" w:rsidP="00000000" w:rsidRDefault="00000000" w:rsidRPr="00000000" w14:paraId="00000037">
                            <w:pPr>
                              <w:jc w:val="center"/>
                              <w:rPr>
                                <w:shd w:fill="auto" w:val="clear"/>
                                <w:rPrChange w:author="Ali Rıza ÖGEN" w:id="47" w:date="2025-01-09T10:05:00Z">
                                  <w:rPr>
                                    <w:rFonts w:ascii="Times New Roman" w:cs="Times New Roman" w:eastAsia="Times New Roman" w:hAnsi="Times New Roman"/>
                                    <w:b w:val="1"/>
                                  </w:rPr>
                                </w:rPrChange>
                              </w:rPr>
                              <w:pPrChange w:author="Ali Rıza ÖGEN" w:id="0" w:date="2025-01-09T10:05:00Z">
                                <w:pPr>
                                  <w:jc w:val="both"/>
                                </w:pPr>
                              </w:pPrChange>
                            </w:pPr>
                            <w:r w:rsidDel="00000000" w:rsidR="00000000" w:rsidRPr="00000000">
                              <w:rPr>
                                <w:rtl w:val="0"/>
                              </w:rPr>
                            </w:r>
                          </w:p>
                        </w:sdtContent>
                      </w:sdt>
                    </w:tc>
                  </w:sdtContent>
                </w:sdt>
                <w:sdt>
                  <w:sdtPr>
                    <w:tag w:val="goog_rdk_117"/>
                  </w:sdtPr>
                  <w:sdtContent>
                    <w:tc>
                      <w:tcPr>
                        <w:tcPrChange w:author="Zeynep ÇAKIR" w:id="34" w:date="2025-01-13T11:14:37Z">
                          <w:tcPr>
                            <w:shd w:fill="ffffff" w:val="clear"/>
                            <w:vAlign w:val="center"/>
                          </w:tcPr>
                        </w:tcPrChange>
                      </w:tcPr>
                      <w:sdt>
                        <w:sdtPr>
                          <w:tag w:val="goog_rdk_122"/>
                        </w:sdtPr>
                        <w:sdtContent>
                          <w:p w:rsidR="00000000" w:rsidDel="00000000" w:rsidP="00000000" w:rsidRDefault="00000000" w:rsidRPr="00000000" w14:paraId="00000038">
                            <w:pPr>
                              <w:jc w:val="both"/>
                              <w:rPr>
                                <w:rFonts w:ascii="Arial Black" w:cs="Arial Black" w:eastAsia="Arial Black" w:hAnsi="Arial Black"/>
                                <w:sz w:val="20"/>
                                <w:szCs w:val="20"/>
                                <w:rPrChange w:author="Zeynep ÇAKIR" w:id="50" w:date="2025-01-13T11:14:37Z">
                                  <w:rPr>
                                    <w:rFonts w:ascii="Times New Roman" w:cs="Times New Roman" w:eastAsia="Times New Roman" w:hAnsi="Times New Roman"/>
                                    <w:b w:val="1"/>
                                  </w:rPr>
                                </w:rPrChange>
                              </w:rPr>
                            </w:pPr>
                            <w:sdt>
                              <w:sdtPr>
                                <w:tag w:val="goog_rdk_119"/>
                              </w:sdtPr>
                              <w:sdtContent>
                                <w:ins w:author="Zeynep ÇAKIR" w:id="48" w:date="2025-01-13T11:14:37Z">
                                  <w:r w:rsidDel="00000000" w:rsidR="00000000" w:rsidRPr="00000000">
                                    <w:rPr>
                                      <w:rFonts w:ascii="Arial Black" w:cs="Arial Black" w:eastAsia="Arial Black" w:hAnsi="Arial Black"/>
                                      <w:sz w:val="20"/>
                                      <w:szCs w:val="20"/>
                                      <w:rtl w:val="0"/>
                                    </w:rPr>
                                    <w:t xml:space="preserve">${EFiyat}</w:t>
                                  </w:r>
                                </w:ins>
                                <w:sdt>
                                  <w:sdtPr>
                                    <w:tag w:val="goog_rdk_120"/>
                                  </w:sdtPr>
                                  <w:sdtContent>
                                    <w:ins w:author="Zeynep ÇAKIR" w:id="48" w:date="2025-01-13T11:14:37Z">
                                      <w:r w:rsidDel="00000000" w:rsidR="00000000" w:rsidRPr="00000000">
                                        <w:rPr>
                                          <w:rFonts w:ascii="Arial Black" w:cs="Arial Black" w:eastAsia="Arial Black" w:hAnsi="Arial Black"/>
                                          <w:sz w:val="20"/>
                                          <w:szCs w:val="20"/>
                                          <w:rtl w:val="0"/>
                                          <w:rPrChange w:author="Zeynep ÇAKIR" w:id="49" w:date="2025-01-13T11:14:37Z">
                                            <w:rPr>
                                              <w:rFonts w:ascii="Times New Roman" w:cs="Times New Roman" w:eastAsia="Times New Roman" w:hAnsi="Times New Roman"/>
                                            </w:rPr>
                                          </w:rPrChange>
                                        </w:rPr>
                                        <w:t xml:space="preserve"> TL</w:t>
                                      </w:r>
                                    </w:ins>
                                  </w:sdtContent>
                                </w:sdt>
                                <w:ins w:author="Zeynep ÇAKIR" w:id="48" w:date="2025-01-13T11:14:37Z"/>
                              </w:sdtContent>
                            </w:sdt>
                            <w:sdt>
                              <w:sdtPr>
                                <w:tag w:val="goog_rdk_121"/>
                              </w:sdtPr>
                              <w:sdtContent>
                                <w:r w:rsidDel="00000000" w:rsidR="00000000" w:rsidRPr="00000000">
                                  <w:rPr>
                                    <w:rtl w:val="0"/>
                                  </w:rPr>
                                </w:r>
                              </w:sdtContent>
                            </w:sdt>
                          </w:p>
                        </w:sdtContent>
                      </w:sdt>
                    </w:tc>
                  </w:sdtContent>
                </w:sdt>
                <w:sdt>
                  <w:sdtPr>
                    <w:tag w:val="goog_rdk_123"/>
                  </w:sdtPr>
                  <w:sdtContent>
                    <w:tc>
                      <w:tcPr>
                        <w:gridSpan w:val="3"/>
                        <w:tcPrChange w:author="Zeynep ÇAKIR" w:id="34" w:date="2025-01-13T11:14:37Z">
                          <w:tcPr>
                            <w:shd w:fill="ffffff" w:val="clear"/>
                            <w:vAlign w:val="center"/>
                          </w:tcPr>
                        </w:tcPrChange>
                      </w:tcPr>
                      <w:sdt>
                        <w:sdtPr>
                          <w:tag w:val="goog_rdk_127"/>
                        </w:sdtPr>
                        <w:sdtContent>
                          <w:p w:rsidR="00000000" w:rsidDel="00000000" w:rsidP="00000000" w:rsidRDefault="00000000" w:rsidRPr="00000000" w14:paraId="00000039">
                            <w:pPr>
                              <w:jc w:val="center"/>
                              <w:rPr>
                                <w:shd w:fill="auto" w:val="clear"/>
                                <w:rPrChange w:author="Ali Rıza ÖGEN" w:id="53" w:date="2025-01-09T10:05:00Z">
                                  <w:rPr>
                                    <w:rFonts w:ascii="Times New Roman" w:cs="Times New Roman" w:eastAsia="Times New Roman" w:hAnsi="Times New Roman"/>
                                    <w:b w:val="1"/>
                                  </w:rPr>
                                </w:rPrChange>
                              </w:rPr>
                              <w:pPrChange w:author="Ali Rıza ÖGEN" w:id="0" w:date="2025-01-09T10:05:00Z">
                                <w:pPr>
                                  <w:jc w:val="both"/>
                                </w:pPr>
                              </w:pPrChange>
                            </w:pPr>
                            <w:sdt>
                              <w:sdtPr>
                                <w:tag w:val="goog_rdk_125"/>
                              </w:sdtPr>
                              <w:sdtContent>
                                <w:ins w:author="Zeynep ÇAKIR" w:id="51" w:date="2025-01-13T11:14:37Z">
                                  <w:r w:rsidDel="00000000" w:rsidR="00000000" w:rsidRPr="00000000">
                                    <w:rPr>
                                      <w:rFonts w:ascii="Arial Black" w:cs="Arial Black" w:eastAsia="Arial Black" w:hAnsi="Arial Black"/>
                                      <w:sz w:val="20"/>
                                      <w:szCs w:val="20"/>
                                      <w:rtl w:val="0"/>
                                    </w:rPr>
                                    <w:t xml:space="preserve">${EFiyat}  TL (KDV Dahil)</w:t>
                                  </w:r>
                                </w:ins>
                              </w:sdtContent>
                            </w:sdt>
                            <w:sdt>
                              <w:sdtPr>
                                <w:tag w:val="goog_rdk_126"/>
                              </w:sdtPr>
                              <w:sdtContent>
                                <w:r w:rsidDel="00000000" w:rsidR="00000000" w:rsidRPr="00000000">
                                  <w:rPr>
                                    <w:rtl w:val="0"/>
                                  </w:rPr>
                                </w:r>
                              </w:sdtContent>
                            </w:sdt>
                          </w:p>
                        </w:sdtContent>
                      </w:sdt>
                    </w:tc>
                  </w:sdtContent>
                </w:sdt>
              </w:tr>
            </w:sdtContent>
          </w:sdt>
          <w:sdt>
            <w:sdtPr>
              <w:tag w:val="goog_rdk_131"/>
            </w:sdtPr>
            <w:sdtContent>
              <w:tr>
                <w:trPr>
                  <w:ins w:author="Ali Rıza ÖGEN" w:id="54" w:date="2025-01-09T10:05:00Z"/>
                  <w:trPrChange w:author="Zeynep ÇAKIR" w:id="34" w:date="2025-01-13T11:14:37Z">
                    <w:trPr>
                      <w:cantSplit w:val="0"/>
                      <w:trHeight w:val="482" w:hRule="atLeast"/>
                      <w:tblHeader w:val="1"/>
                    </w:trPr>
                  </w:trPrChange>
                </w:trPr>
                <w:sdt>
                  <w:sdtPr>
                    <w:tag w:val="goog_rdk_132"/>
                  </w:sdtPr>
                  <w:sdtContent>
                    <w:tc>
                      <w:tcPr>
                        <w:gridSpan w:val="3"/>
                        <w:tcPrChange w:author="Zeynep ÇAKIR" w:id="34" w:date="2025-01-13T11:14:37Z">
                          <w:tcPr>
                            <w:shd w:fill="ffffff" w:val="clear"/>
                            <w:vAlign w:val="center"/>
                          </w:tcPr>
                        </w:tcPrChange>
                      </w:tcPr>
                      <w:sdt>
                        <w:sdtPr>
                          <w:tag w:val="goog_rdk_134"/>
                        </w:sdtPr>
                        <w:sdtContent>
                          <w:p w:rsidR="00000000" w:rsidDel="00000000" w:rsidP="00000000" w:rsidRDefault="00000000" w:rsidRPr="00000000" w14:paraId="0000003C">
                            <w:pPr>
                              <w:jc w:val="both"/>
                              <w:rPr>
                                <w:ins w:author="Ali Rıza ÖGEN" w:id="54" w:date="2025-01-09T10:05:00Z"/>
                                <w:rFonts w:ascii="Times New Roman" w:cs="Times New Roman" w:eastAsia="Times New Roman" w:hAnsi="Times New Roman"/>
                                <w:b w:val="1"/>
                              </w:rPr>
                            </w:pPr>
                            <w:sdt>
                              <w:sdtPr>
                                <w:tag w:val="goog_rdk_133"/>
                              </w:sdtPr>
                              <w:sdtContent>
                                <w:ins w:author="Ali Rıza ÖGEN" w:id="54" w:date="2025-01-09T10:05:00Z">
                                  <w:r w:rsidDel="00000000" w:rsidR="00000000" w:rsidRPr="00000000">
                                    <w:rPr>
                                      <w:rFonts w:ascii="Times New Roman" w:cs="Times New Roman" w:eastAsia="Times New Roman" w:hAnsi="Times New Roman"/>
                                      <w:b w:val="1"/>
                                      <w:rtl w:val="0"/>
                                    </w:rPr>
                                    <w:t xml:space="preserve"> </w:t>
                                  </w:r>
                                </w:ins>
                              </w:sdtContent>
                            </w:sdt>
                          </w:p>
                        </w:sdtContent>
                      </w:sdt>
                    </w:tc>
                  </w:sdtContent>
                </w:sdt>
                <w:sdt>
                  <w:sdtPr>
                    <w:tag w:val="goog_rdk_141"/>
                  </w:sdtPr>
                  <w:sdtContent>
                    <w:tc>
                      <w:tcPr>
                        <w:tcPrChange w:author="Zeynep ÇAKIR" w:id="34" w:date="2025-01-13T11:14:37Z">
                          <w:tcPr>
                            <w:shd w:fill="ffffff" w:val="clear"/>
                            <w:vAlign w:val="center"/>
                          </w:tcPr>
                        </w:tcPrChange>
                      </w:tcPr>
                      <w:sdt>
                        <w:sdtPr>
                          <w:tag w:val="goog_rdk_143"/>
                        </w:sdtPr>
                        <w:sdtContent>
                          <w:p w:rsidR="00000000" w:rsidDel="00000000" w:rsidP="00000000" w:rsidRDefault="00000000" w:rsidRPr="00000000" w14:paraId="0000003F">
                            <w:pPr>
                              <w:jc w:val="both"/>
                              <w:rPr>
                                <w:ins w:author="Ali Rıza ÖGEN" w:id="54" w:date="2025-01-09T10:05:00Z"/>
                                <w:rFonts w:ascii="Times New Roman" w:cs="Times New Roman" w:eastAsia="Times New Roman" w:hAnsi="Times New Roman"/>
                                <w:b w:val="1"/>
                              </w:rPr>
                            </w:pPr>
                            <w:sdt>
                              <w:sdtPr>
                                <w:tag w:val="goog_rdk_142"/>
                              </w:sdtPr>
                              <w:sdtContent>
                                <w:ins w:author="Ali Rıza ÖGEN" w:id="54" w:date="2025-01-09T10:05:00Z">
                                  <w:r w:rsidDel="00000000" w:rsidR="00000000" w:rsidRPr="00000000">
                                    <w:rPr>
                                      <w:rtl w:val="0"/>
                                    </w:rPr>
                                  </w:r>
                                </w:ins>
                              </w:sdtContent>
                            </w:sdt>
                          </w:p>
                        </w:sdtContent>
                      </w:sdt>
                    </w:tc>
                  </w:sdtContent>
                </w:sdt>
                <w:sdt>
                  <w:sdtPr>
                    <w:tag w:val="goog_rdk_144"/>
                  </w:sdtPr>
                  <w:sdtContent>
                    <w:tc>
                      <w:tcPr>
                        <w:tcPrChange w:author="Zeynep ÇAKIR" w:id="34" w:date="2025-01-13T11:14:37Z">
                          <w:tcPr>
                            <w:shd w:fill="ffffff" w:val="clear"/>
                            <w:vAlign w:val="center"/>
                          </w:tcPr>
                        </w:tcPrChange>
                      </w:tcPr>
                      <w:sdt>
                        <w:sdtPr>
                          <w:tag w:val="goog_rdk_146"/>
                        </w:sdtPr>
                        <w:sdtContent>
                          <w:p w:rsidR="00000000" w:rsidDel="00000000" w:rsidP="00000000" w:rsidRDefault="00000000" w:rsidRPr="00000000" w14:paraId="00000040">
                            <w:pPr>
                              <w:jc w:val="both"/>
                              <w:rPr>
                                <w:ins w:author="Ali Rıza ÖGEN" w:id="54" w:date="2025-01-09T10:05:00Z"/>
                                <w:rFonts w:ascii="Times New Roman" w:cs="Times New Roman" w:eastAsia="Times New Roman" w:hAnsi="Times New Roman"/>
                                <w:b w:val="1"/>
                              </w:rPr>
                            </w:pPr>
                            <w:sdt>
                              <w:sdtPr>
                                <w:tag w:val="goog_rdk_145"/>
                              </w:sdtPr>
                              <w:sdtContent>
                                <w:ins w:author="Ali Rıza ÖGEN" w:id="54" w:date="2025-01-09T10:05:00Z">
                                  <w:r w:rsidDel="00000000" w:rsidR="00000000" w:rsidRPr="00000000">
                                    <w:rPr>
                                      <w:rtl w:val="0"/>
                                    </w:rPr>
                                  </w:r>
                                </w:ins>
                              </w:sdtContent>
                            </w:sdt>
                          </w:p>
                        </w:sdtContent>
                      </w:sdt>
                    </w:tc>
                  </w:sdtContent>
                </w:sdt>
                <w:sdt>
                  <w:sdtPr>
                    <w:tag w:val="goog_rdk_147"/>
                  </w:sdtPr>
                  <w:sdtContent>
                    <w:tc>
                      <w:tcPr>
                        <w:tcPrChange w:author="Zeynep ÇAKIR" w:id="34" w:date="2025-01-13T11:14:37Z">
                          <w:tcPr>
                            <w:shd w:fill="ffffff" w:val="clear"/>
                            <w:vAlign w:val="center"/>
                          </w:tcPr>
                        </w:tcPrChange>
                      </w:tcPr>
                      <w:sdt>
                        <w:sdtPr>
                          <w:tag w:val="goog_rdk_149"/>
                        </w:sdtPr>
                        <w:sdtContent>
                          <w:p w:rsidR="00000000" w:rsidDel="00000000" w:rsidP="00000000" w:rsidRDefault="00000000" w:rsidRPr="00000000" w14:paraId="00000041">
                            <w:pPr>
                              <w:jc w:val="both"/>
                              <w:rPr>
                                <w:ins w:author="Ali Rıza ÖGEN" w:id="54" w:date="2025-01-09T10:05:00Z"/>
                                <w:rFonts w:ascii="Times New Roman" w:cs="Times New Roman" w:eastAsia="Times New Roman" w:hAnsi="Times New Roman"/>
                                <w:b w:val="1"/>
                              </w:rPr>
                            </w:pPr>
                            <w:sdt>
                              <w:sdtPr>
                                <w:tag w:val="goog_rdk_148"/>
                              </w:sdtPr>
                              <w:sdtContent>
                                <w:ins w:author="Ali Rıza ÖGEN" w:id="54" w:date="2025-01-09T10:05:00Z">
                                  <w:r w:rsidDel="00000000" w:rsidR="00000000" w:rsidRPr="00000000">
                                    <w:rPr>
                                      <w:rtl w:val="0"/>
                                    </w:rPr>
                                  </w:r>
                                </w:ins>
                              </w:sdtContent>
                            </w:sdt>
                          </w:p>
                        </w:sdtContent>
                      </w:sdt>
                    </w:tc>
                  </w:sdtContent>
                </w:sdt>
              </w:tr>
            </w:sdtContent>
          </w:sdt>
        </w:tbl>
      </w:sdtContent>
    </w:sdt>
    <w:p w:rsidR="00000000" w:rsidDel="00000000" w:rsidP="00000000" w:rsidRDefault="00000000" w:rsidRPr="00000000" w14:paraId="0000004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5. FATURA BİLGİLERİ</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Fatura hizmet bedelinin ödenmesi sonrasında, ALICI tarafından belirtilen e-posta adresine </w:t>
      </w:r>
      <w:sdt>
        <w:sdtPr>
          <w:tag w:val="goog_rdk_151"/>
        </w:sdtPr>
        <w:sdtContent>
          <w:ins w:author="Ali Rıza ÖGEN" w:id="55" w:date="2025-01-09T10:05:00Z">
            <w:r w:rsidDel="00000000" w:rsidR="00000000" w:rsidRPr="00000000">
              <w:rPr>
                <w:rFonts w:ascii="Times New Roman" w:cs="Times New Roman" w:eastAsia="Times New Roman" w:hAnsi="Times New Roman"/>
                <w:rtl w:val="0"/>
              </w:rPr>
              <w:t xml:space="preserve">ilgili grubun eğitimi tamamlandıktan sonra </w:t>
            </w:r>
          </w:ins>
        </w:sdtContent>
      </w:sdt>
      <w:r w:rsidDel="00000000" w:rsidR="00000000" w:rsidRPr="00000000">
        <w:rPr>
          <w:rFonts w:ascii="Times New Roman" w:cs="Times New Roman" w:eastAsia="Times New Roman" w:hAnsi="Times New Roman"/>
          <w:rtl w:val="0"/>
        </w:rPr>
        <w:t xml:space="preserve">gönderilecektir. Faturanın düzenlenmesine ilişkin bilgilerde ALICI’nın sipariş esnasında SİTE’de belirtmiş olduğu kişisel bilgiler kullanılacaktır. ALICI kurumsal fatura oluşturmak istemesi halinde sipariş esnasında</w:t>
      </w:r>
      <w:sdt>
        <w:sdtPr>
          <w:tag w:val="goog_rdk_152"/>
        </w:sdtPr>
        <w:sdtContent>
          <w:ins w:author="Ali Rıza ÖGEN" w:id="56" w:date="2025-01-09T10:05:00Z">
            <w:r w:rsidDel="00000000" w:rsidR="00000000" w:rsidRPr="00000000">
              <w:rPr>
                <w:rFonts w:ascii="Times New Roman" w:cs="Times New Roman" w:eastAsia="Times New Roman" w:hAnsi="Times New Roman"/>
                <w:rtl w:val="0"/>
              </w:rPr>
              <w:t xml:space="preserve">, SEM e-posta veya SEM telefonu ile</w:t>
            </w:r>
          </w:ins>
        </w:sdtContent>
      </w:sdt>
      <w:r w:rsidDel="00000000" w:rsidR="00000000" w:rsidRPr="00000000">
        <w:rPr>
          <w:rFonts w:ascii="Times New Roman" w:cs="Times New Roman" w:eastAsia="Times New Roman" w:hAnsi="Times New Roman"/>
          <w:rtl w:val="0"/>
        </w:rPr>
        <w:t xml:space="preserve"> iletişim </w:t>
      </w:r>
      <w:sdt>
        <w:sdtPr>
          <w:tag w:val="goog_rdk_153"/>
        </w:sdtPr>
        <w:sdtContent>
          <w:del w:author="Ali Rıza ÖGEN" w:id="57" w:date="2025-01-09T10:05:00Z">
            <w:r w:rsidDel="00000000" w:rsidR="00000000" w:rsidRPr="00000000">
              <w:rPr>
                <w:rFonts w:ascii="Times New Roman" w:cs="Times New Roman" w:eastAsia="Times New Roman" w:hAnsi="Times New Roman"/>
                <w:rtl w:val="0"/>
              </w:rPr>
              <w:delText xml:space="preserve">kısmından  SAĞLAYICI’ya</w:delText>
            </w:r>
          </w:del>
        </w:sdtContent>
      </w:sdt>
      <w:sdt>
        <w:sdtPr>
          <w:tag w:val="goog_rdk_154"/>
        </w:sdtPr>
        <w:sdtContent>
          <w:ins w:author="Ali Rıza ÖGEN" w:id="57" w:date="2025-01-09T10:05:00Z">
            <w:r w:rsidDel="00000000" w:rsidR="00000000" w:rsidRPr="00000000">
              <w:rPr>
                <w:rFonts w:ascii="Times New Roman" w:cs="Times New Roman" w:eastAsia="Times New Roman" w:hAnsi="Times New Roman"/>
                <w:rtl w:val="0"/>
              </w:rPr>
              <w:t xml:space="preserve">kurarak SAĞLAYICI’ ya</w:t>
            </w:r>
          </w:ins>
        </w:sdtContent>
      </w:sdt>
      <w:r w:rsidDel="00000000" w:rsidR="00000000" w:rsidRPr="00000000">
        <w:rPr>
          <w:rFonts w:ascii="Times New Roman" w:cs="Times New Roman" w:eastAsia="Times New Roman" w:hAnsi="Times New Roman"/>
          <w:rtl w:val="0"/>
        </w:rPr>
        <w:t xml:space="preserve"> bilgi vermelidir.</w:t>
      </w:r>
    </w:p>
    <w:sdt>
      <w:sdtPr>
        <w:tag w:val="goog_rdk_157"/>
      </w:sdtPr>
      <w:sdtContent>
        <w:p w:rsidR="00000000" w:rsidDel="00000000" w:rsidP="00000000" w:rsidRDefault="00000000" w:rsidRPr="00000000" w14:paraId="00000044">
          <w:pPr>
            <w:jc w:val="both"/>
            <w:rPr>
              <w:ins w:author="Ali Rıza ÖGEN" w:id="58" w:date="2025-01-09T10:05:00Z"/>
              <w:rFonts w:ascii="Times New Roman" w:cs="Times New Roman" w:eastAsia="Times New Roman" w:hAnsi="Times New Roman"/>
              <w:b w:val="1"/>
            </w:rPr>
          </w:pPr>
          <w:sdt>
            <w:sdtPr>
              <w:tag w:val="goog_rdk_156"/>
            </w:sdtPr>
            <w:sdtContent>
              <w:ins w:author="Ali Rıza ÖGEN" w:id="58" w:date="2025-01-09T10:05:00Z">
                <w:r w:rsidDel="00000000" w:rsidR="00000000" w:rsidRPr="00000000">
                  <w:rPr>
                    <w:rtl w:val="0"/>
                  </w:rPr>
                </w:r>
              </w:ins>
            </w:sdtContent>
          </w:sdt>
        </w:p>
      </w:sdtContent>
    </w:sdt>
    <w:sdt>
      <w:sdtPr>
        <w:tag w:val="goog_rdk_159"/>
      </w:sdtPr>
      <w:sdtContent>
        <w:p w:rsidR="00000000" w:rsidDel="00000000" w:rsidP="00000000" w:rsidRDefault="00000000" w:rsidRPr="00000000" w14:paraId="00000045">
          <w:pPr>
            <w:jc w:val="both"/>
            <w:rPr>
              <w:ins w:author="Ali Rıza ÖGEN" w:id="58" w:date="2025-01-09T10:05:00Z"/>
              <w:rFonts w:ascii="Times New Roman" w:cs="Times New Roman" w:eastAsia="Times New Roman" w:hAnsi="Times New Roman"/>
              <w:b w:val="1"/>
            </w:rPr>
          </w:pPr>
          <w:sdt>
            <w:sdtPr>
              <w:tag w:val="goog_rdk_158"/>
            </w:sdtPr>
            <w:sdtContent>
              <w:ins w:author="Ali Rıza ÖGEN" w:id="58" w:date="2025-01-09T10:05:00Z">
                <w:r w:rsidDel="00000000" w:rsidR="00000000" w:rsidRPr="00000000">
                  <w:rPr>
                    <w:rtl w:val="0"/>
                  </w:rPr>
                </w:r>
              </w:ins>
            </w:sdtContent>
          </w:sdt>
        </w:p>
      </w:sdtContent>
    </w:sdt>
    <w:p w:rsidR="00000000" w:rsidDel="00000000" w:rsidP="00000000" w:rsidRDefault="00000000" w:rsidRPr="00000000" w14:paraId="0000004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6. GENEL HÜKÜMLER</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ALICI, SAĞLAYICI’ya ait SİTE’den sözleşme konusu hizmete ilişkin temel nitelikleri, hizmet bedeli, ödeme şekli, cayma hakkının kullanılabileceği ve kullanılamayacağı şartlara ilişkin ön bilgileri okuyup, bilgi sahibi olduğunu, elektronik ortamda gerekli teyidi verdiğini kabul, beyan ve taahhüt eder.</w:t>
      </w:r>
    </w:p>
    <w:sdt>
      <w:sdtPr>
        <w:tag w:val="goog_rdk_165"/>
      </w:sdtPr>
      <w:sdtContent>
        <w:p w:rsidR="00000000" w:rsidDel="00000000" w:rsidP="00000000" w:rsidRDefault="00000000" w:rsidRPr="00000000" w14:paraId="00000048">
          <w:pPr>
            <w:jc w:val="both"/>
            <w:rPr>
              <w:ins w:author="Ali Rıza ÖGEN" w:id="61" w:date="2025-01-09T10:05:00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sdt>
            <w:sdtPr>
              <w:tag w:val="goog_rdk_160"/>
            </w:sdtPr>
            <w:sdtContent>
              <w:del w:author="Ali Rıza ÖGEN" w:id="59" w:date="2025-01-09T10:05:00Z">
                <w:r w:rsidDel="00000000" w:rsidR="00000000" w:rsidRPr="00000000">
                  <w:rPr>
                    <w:rFonts w:ascii="Times New Roman" w:cs="Times New Roman" w:eastAsia="Times New Roman" w:hAnsi="Times New Roman"/>
                    <w:rtl w:val="0"/>
                  </w:rPr>
                  <w:delText xml:space="preserve">Sözleşme konusu hizmete, hizmet bedelinin SİTE üzerinden kredi kartı veya havale/eft yolu ile ödenmesi sonucunda,</w:delText>
                </w:r>
              </w:del>
            </w:sdtContent>
          </w:sdt>
          <w:sdt>
            <w:sdtPr>
              <w:tag w:val="goog_rdk_161"/>
            </w:sdtPr>
            <w:sdtContent>
              <w:ins w:author="Ali Rıza ÖGEN" w:id="59" w:date="2025-01-09T10:05:00Z">
                <w:r w:rsidDel="00000000" w:rsidR="00000000" w:rsidRPr="00000000">
                  <w:rPr>
                    <w:rFonts w:ascii="Times New Roman" w:cs="Times New Roman" w:eastAsia="Times New Roman" w:hAnsi="Times New Roman"/>
                    <w:rtl w:val="0"/>
                  </w:rPr>
                  <w:t xml:space="preserve">ALICI </w:t>
                </w:r>
              </w:ins>
            </w:sdtContent>
          </w:sdt>
          <w:sdt>
            <w:sdtPr>
              <w:tag w:val="goog_rdk_162"/>
            </w:sdtPr>
            <w:sdtContent>
              <w:ins w:author="İrem YÜKSEL" w:id="60" w:date="2025-01-09T10:11:00Z">
                <w:r w:rsidDel="00000000" w:rsidR="00000000" w:rsidRPr="00000000">
                  <w:rPr>
                    <w:rFonts w:ascii="Times New Roman" w:cs="Times New Roman" w:eastAsia="Times New Roman" w:hAnsi="Times New Roman"/>
                    <w:rtl w:val="0"/>
                  </w:rPr>
                  <w:t xml:space="preserve">kayıt esnasında gerekli bilgileri, tam ve doğru belirtmek zorundadır. Bilgilerin yanlış belirtilmesi halinde SAĞLAYI’nın sorumluluğu doğmayacaktır. </w:t>
                </w:r>
              </w:ins>
            </w:sdtContent>
          </w:sdt>
          <w:sdt>
            <w:sdtPr>
              <w:tag w:val="goog_rdk_163"/>
            </w:sdtPr>
            <w:sdtContent>
              <w:ins w:author="Ali Rıza ÖGEN" w:id="61" w:date="2025-01-09T10:05:00Z">
                <w:sdt>
                  <w:sdtPr>
                    <w:tag w:val="goog_rdk_164"/>
                  </w:sdtPr>
                  <w:sdtContent>
                    <w:del w:author="İrem YÜKSEL" w:id="62" w:date="2025-01-09T10:11:00Z">
                      <w:r w:rsidDel="00000000" w:rsidR="00000000" w:rsidRPr="00000000">
                        <w:rPr>
                          <w:rFonts w:ascii="Times New Roman" w:cs="Times New Roman" w:eastAsia="Times New Roman" w:hAnsi="Times New Roman"/>
                          <w:rtl w:val="0"/>
                        </w:rPr>
                        <w:delText xml:space="preserve">tarafından bildirilen verilerin doğruluğu tamamen kendisi kabul, beyan ve taahhüt eder.</w:delText>
                      </w:r>
                    </w:del>
                  </w:sdtContent>
                </w:sdt>
                <w:r w:rsidDel="00000000" w:rsidR="00000000" w:rsidRPr="00000000">
                  <w:rPr>
                    <w:rtl w:val="0"/>
                  </w:rPr>
                </w:r>
              </w:ins>
            </w:sdtContent>
          </w:sdt>
        </w:p>
      </w:sdtContent>
    </w:sdt>
    <w:sdt>
      <w:sdtPr>
        <w:tag w:val="goog_rdk_188"/>
      </w:sdtPr>
      <w:sdtContent>
        <w:p w:rsidR="00000000" w:rsidDel="00000000" w:rsidP="00000000" w:rsidRDefault="00000000" w:rsidRPr="00000000" w14:paraId="00000049">
          <w:pPr>
            <w:jc w:val="both"/>
            <w:rPr>
              <w:del w:author="İrem YÜKSEL" w:id="68" w:date="2025-01-09T10:14:00Z"/>
              <w:rFonts w:ascii="Times New Roman" w:cs="Times New Roman" w:eastAsia="Times New Roman" w:hAnsi="Times New Roman"/>
              <w:rPrChange w:author="İrem YÜKSEL" w:id="69" w:date="2025-01-09T10:12:00Z">
                <w:rPr>
                  <w:rFonts w:ascii="Times New Roman" w:cs="Times New Roman" w:eastAsia="Times New Roman" w:hAnsi="Times New Roman"/>
                  <w:b w:val="1"/>
                </w:rPr>
              </w:rPrChange>
            </w:rPr>
          </w:pPr>
          <w:sdt>
            <w:sdtPr>
              <w:tag w:val="goog_rdk_167"/>
            </w:sdtPr>
            <w:sdtContent>
              <w:ins w:author="Ali Rıza ÖGEN" w:id="61" w:date="2025-01-09T10:05:00Z">
                <w:sdt>
                  <w:sdtPr>
                    <w:tag w:val="goog_rdk_168"/>
                  </w:sdtPr>
                  <w:sdtContent>
                    <w:del w:author="Zeynep ÇAKIR" w:id="63" w:date="2025-01-13T11:14:37Z"/>
                  </w:sdtContent>
                </w:sdt>
              </w:ins>
              <w:sdt>
                <w:sdtPr>
                  <w:tag w:val="goog_rdk_169"/>
                </w:sdtPr>
                <w:sdtContent>
                  <w:commentRangeStart w:id="0"/>
                </w:sdtContent>
              </w:sdt>
              <w:ins w:author="Ali Rıza ÖGEN" w:id="61" w:date="2025-01-09T10:05:00Z">
                <w:del w:author="Zeynep ÇAKIR" w:id="63" w:date="2025-01-13T11:14:37Z">
                  <w:sdt>
                    <w:sdtPr>
                      <w:tag w:val="goog_rdk_170"/>
                    </w:sdtPr>
                    <w:sdtContent>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(3) Eğitimler Online Veya örgün olarak ifa edildiği için eğitimlere erişime ilişkin gerekli olan bilgiler</w:delText>
                      </w:r>
                    </w:sdtContent>
                  </w:sdt>
                </w:del>
              </w:ins>
            </w:sdtContent>
          </w:sdt>
          <w:sdt>
            <w:sdtPr>
              <w:tag w:val="goog_rdk_171"/>
            </w:sdtPr>
            <w:sdtContent>
              <w:del w:author="Zeynep ÇAKIR" w:id="63" w:date="2025-01-13T11:14:37Z"/>
              <w:sdt>
                <w:sdtPr>
                  <w:tag w:val="goog_rdk_172"/>
                </w:sdtPr>
                <w:sdtContent>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 ALICI’nın </w:delText>
                    </w:r>
                  </w:del>
                </w:sdtContent>
              </w:sdt>
              <w:del w:author="Zeynep ÇAKIR" w:id="63" w:date="2025-01-13T11:14:37Z"/>
            </w:sdtContent>
          </w:sdt>
          <w:sdt>
            <w:sdtPr>
              <w:tag w:val="goog_rdk_173"/>
            </w:sdtPr>
            <w:sdtContent>
              <w:ins w:author="Ali Rıza ÖGEN" w:id="65" w:date="2025-01-09T10:05:00Z">
                <w:sdt>
                  <w:sdtPr>
                    <w:tag w:val="goog_rdk_174"/>
                  </w:sdtPr>
                  <w:sdtContent>
                    <w:del w:author="Zeynep ÇAKIR" w:id="63" w:date="2025-01-13T11:14:37Z"/>
                  </w:sdtContent>
                </w:sdt>
              </w:ins>
              <w:sdt>
                <w:sdtPr>
                  <w:tag w:val="goog_rdk_175"/>
                </w:sdtPr>
                <w:sdtContent>
                  <w:ins w:author="Ali Rıza ÖGEN" w:id="65" w:date="2025-01-09T10:05:00Z">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kayıt formunu doldururken belirttiği </w:delText>
                      </w:r>
                    </w:del>
                  </w:ins>
                </w:sdtContent>
              </w:sdt>
              <w:ins w:author="Ali Rıza ÖGEN" w:id="65" w:date="2025-01-09T10:05:00Z">
                <w:del w:author="Zeynep ÇAKIR" w:id="63" w:date="2025-01-13T11:14:37Z"/>
              </w:ins>
            </w:sdtContent>
          </w:sdt>
          <w:sdt>
            <w:sdtPr>
              <w:tag w:val="goog_rdk_176"/>
            </w:sdtPr>
            <w:sdtContent>
              <w:del w:author="Zeynep ÇAKIR" w:id="63" w:date="2025-01-13T11:14:37Z"/>
              <w:sdt>
                <w:sdtPr>
                  <w:tag w:val="goog_rdk_177"/>
                </w:sdtPr>
                <w:sdtContent>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cep telefonuna ve </w:delText>
                    </w:r>
                  </w:del>
                </w:sdtContent>
              </w:sdt>
              <w:del w:author="Zeynep ÇAKIR" w:id="63" w:date="2025-01-13T11:14:37Z"/>
            </w:sdtContent>
          </w:sdt>
          <w:sdt>
            <w:sdtPr>
              <w:tag w:val="goog_rdk_178"/>
            </w:sdtPr>
            <w:sdtContent>
              <w:ins w:author="Ali Rıza ÖGEN" w:id="66" w:date="2025-01-09T10:05:00Z">
                <w:sdt>
                  <w:sdtPr>
                    <w:tag w:val="goog_rdk_179"/>
                  </w:sdtPr>
                  <w:sdtContent>
                    <w:del w:author="Zeynep ÇAKIR" w:id="63" w:date="2025-01-13T11:14:37Z"/>
                  </w:sdtContent>
                </w:sdt>
              </w:ins>
              <w:sdt>
                <w:sdtPr>
                  <w:tag w:val="goog_rdk_180"/>
                </w:sdtPr>
                <w:sdtContent>
                  <w:ins w:author="Ali Rıza ÖGEN" w:id="66" w:date="2025-01-09T10:05:00Z">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telefonu numarasına veya </w:delText>
                      </w:r>
                    </w:del>
                  </w:ins>
                </w:sdtContent>
              </w:sdt>
              <w:ins w:author="Ali Rıza ÖGEN" w:id="66" w:date="2025-01-09T10:05:00Z">
                <w:del w:author="Zeynep ÇAKIR" w:id="63" w:date="2025-01-13T11:14:37Z"/>
              </w:ins>
            </w:sdtContent>
          </w:sdt>
          <w:sdt>
            <w:sdtPr>
              <w:tag w:val="goog_rdk_181"/>
            </w:sdtPr>
            <w:sdtContent>
              <w:del w:author="Zeynep ÇAKIR" w:id="63" w:date="2025-01-13T11:14:37Z"/>
              <w:sdt>
                <w:sdtPr>
                  <w:tag w:val="goog_rdk_182"/>
                </w:sdtPr>
                <w:sdtContent>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e-posta adresine gönderilen link üzerinden erişilebilecektir. </w:delText>
                    </w:r>
                  </w:del>
                </w:sdtContent>
              </w:sdt>
              <w:del w:author="Zeynep ÇAKIR" w:id="63" w:date="2025-01-13T11:14:37Z"/>
            </w:sdtContent>
          </w:sdt>
          <w:sdt>
            <w:sdtPr>
              <w:tag w:val="goog_rdk_183"/>
            </w:sdtPr>
            <w:sdtContent>
              <w:ins w:author="Ali Rıza ÖGEN" w:id="67" w:date="2025-01-09T10:05:00Z">
                <w:sdt>
                  <w:sdtPr>
                    <w:tag w:val="goog_rdk_184"/>
                  </w:sdtPr>
                  <w:sdtContent>
                    <w:del w:author="Zeynep ÇAKIR" w:id="63" w:date="2025-01-13T11:14:37Z"/>
                  </w:sdtContent>
                </w:sdt>
              </w:ins>
              <w:sdt>
                <w:sdtPr>
                  <w:tag w:val="goog_rdk_185"/>
                </w:sdtPr>
                <w:sdtContent>
                  <w:ins w:author="Ali Rıza ÖGEN" w:id="67" w:date="2025-01-09T10:05:00Z">
                    <w:del w:author="Zeynep ÇAKIR" w:id="63" w:date="2025-01-13T11:14:37Z">
                      <w:r w:rsidDel="00000000" w:rsidR="00000000" w:rsidRPr="00000000">
                        <w:rPr>
                          <w:rFonts w:ascii="Times New Roman" w:cs="Times New Roman" w:eastAsia="Times New Roman" w:hAnsi="Times New Roman"/>
                          <w:highlight w:val="yellow"/>
                          <w:rtl w:val="0"/>
                          <w:rPrChange w:author="İrem YÜKSEL" w:id="64" w:date="2025-01-09T10:14:00Z">
                            <w:rPr>
                              <w:rFonts w:ascii="Times New Roman" w:cs="Times New Roman" w:eastAsia="Times New Roman" w:hAnsi="Times New Roman"/>
                            </w:rPr>
                          </w:rPrChange>
                        </w:rPr>
                        <w:delText xml:space="preserve">, hizmet bedelinin SAĞLAYICI’ ya ulaşmasından sonra SAĞLAYICI tarafından oluşturulan whatsapp eğitim gurubunda ya da ALICI’nın belirttiği cep telefonu numarasına veya e-posta adresine bilgilendirilecektir.</w:delText>
                      </w:r>
                    </w:del>
                  </w:ins>
                </w:sdtContent>
              </w:sdt>
              <w:ins w:author="Ali Rıza ÖGEN" w:id="67" w:date="2025-01-09T10:05:00Z">
                <w:del w:author="Zeynep ÇAKIR" w:id="63" w:date="2025-01-13T11:14:37Z"/>
              </w:ins>
            </w:sdtContent>
          </w:sdt>
          <w:sdt>
            <w:sdtPr>
              <w:tag w:val="goog_rdk_186"/>
            </w:sdtPr>
            <w:sdtContent>
              <w:del w:author="İrem YÜKSEL" w:id="68" w:date="2025-01-09T10:14:00Z">
                <w:commentRangeEnd w:id="0"/>
                <w:r w:rsidDel="00000000" w:rsidR="00000000" w:rsidRPr="00000000">
                  <w:commentReference w:id="0"/>
                </w:r>
              </w:del>
              <w:sdt>
                <w:sdtPr>
                  <w:tag w:val="goog_rdk_187"/>
                </w:sdtPr>
                <w:sdtContent>
                  <w:del w:author="İrem YÜKSEL" w:id="68" w:date="2025-01-09T10:14:00Z">
                    <w:r w:rsidDel="00000000" w:rsidR="00000000" w:rsidRPr="00000000">
                      <w:rPr>
                        <w:rtl w:val="0"/>
                      </w:rPr>
                    </w:r>
                  </w:del>
                </w:sdtContent>
              </w:sdt>
              <w:del w:author="İrem YÜKSEL" w:id="68" w:date="2025-01-09T10:14:00Z">
                <w:bookmarkStart w:colFirst="0" w:colLast="0" w:name="_heading=h.gjdgxs" w:id="0"/>
                <w:bookmarkEnd w:id="0"/>
              </w:del>
            </w:sdtContent>
          </w:sdt>
        </w:p>
      </w:sdtContent>
    </w:sdt>
    <w:p w:rsidR="00000000" w:rsidDel="00000000" w:rsidP="00000000" w:rsidRDefault="00000000" w:rsidRPr="00000000" w14:paraId="000000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7. CAYMA HAKKI</w:t>
      </w:r>
    </w:p>
    <w:sdt>
      <w:sdtPr>
        <w:tag w:val="goog_rdk_198"/>
      </w:sdtPr>
      <w:sdtContent>
        <w:p w:rsidR="00000000" w:rsidDel="00000000" w:rsidP="00000000" w:rsidRDefault="00000000" w:rsidRPr="00000000" w14:paraId="0000004B">
          <w:pPr>
            <w:jc w:val="both"/>
            <w:rPr>
              <w:ins w:author="İrem YÜKSEL" w:id="75" w:date="2025-01-09T10:15:00Z"/>
              <w:rFonts w:ascii="Times New Roman" w:cs="Times New Roman" w:eastAsia="Times New Roman" w:hAnsi="Times New Roman"/>
            </w:rPr>
          </w:pPr>
          <w:sdt>
            <w:sdtPr>
              <w:tag w:val="goog_rdk_190"/>
            </w:sdtPr>
            <w:sdtContent>
              <w:del w:author="Ali Rıza ÖGEN" w:id="70" w:date="2025-01-09T10:05:00Z">
                <w:r w:rsidDel="00000000" w:rsidR="00000000" w:rsidRPr="00000000">
                  <w:rPr>
                    <w:rFonts w:ascii="Times New Roman" w:cs="Times New Roman" w:eastAsia="Times New Roman" w:hAnsi="Times New Roman"/>
                    <w:rtl w:val="0"/>
                  </w:rPr>
                  <w:delText xml:space="preserve">(1) Mesafeli Sözleşmeler Yönetmeliği’nin 15/ğ hükmü uyarınca sözleşme</w:delText>
                </w:r>
              </w:del>
            </w:sdtContent>
          </w:sdt>
          <w:sdt>
            <w:sdtPr>
              <w:tag w:val="goog_rdk_191"/>
            </w:sdtPr>
            <w:sdtContent>
              <w:ins w:author="Ali Rıza ÖGEN" w:id="70" w:date="2025-01-09T10:05:00Z">
                <w:r w:rsidDel="00000000" w:rsidR="00000000" w:rsidRPr="00000000">
                  <w:rPr>
                    <w:rFonts w:ascii="Times New Roman" w:cs="Times New Roman" w:eastAsia="Times New Roman" w:hAnsi="Times New Roman"/>
                    <w:rtl w:val="0"/>
                  </w:rPr>
                  <w:t xml:space="preserve">(1) </w:t>
                </w:r>
              </w:ins>
            </w:sdtContent>
          </w:sdt>
          <w:sdt>
            <w:sdtPr>
              <w:tag w:val="goog_rdk_192"/>
            </w:sdtPr>
            <w:sdtContent>
              <w:ins w:author="İrem YÜKSEL" w:id="71" w:date="2025-01-09T10:15:00Z">
                <w:r w:rsidDel="00000000" w:rsidR="00000000" w:rsidRPr="00000000">
                  <w:rPr>
                    <w:rFonts w:ascii="Times New Roman" w:cs="Times New Roman" w:eastAsia="Times New Roman" w:hAnsi="Times New Roman"/>
                    <w:rtl w:val="0"/>
                  </w:rPr>
                  <w:t xml:space="preserve">Eğitimin online olarak sunulması halinde s</w:t>
                </w:r>
              </w:ins>
            </w:sdtContent>
          </w:sdt>
          <w:sdt>
            <w:sdtPr>
              <w:tag w:val="goog_rdk_193"/>
            </w:sdtPr>
            <w:sdtContent>
              <w:ins w:author="Ali Rıza ÖGEN" w:id="72" w:date="2025-01-09T10:05:00Z">
                <w:sdt>
                  <w:sdtPr>
                    <w:tag w:val="goog_rdk_194"/>
                  </w:sdtPr>
                  <w:sdtContent>
                    <w:del w:author="İrem YÜKSEL" w:id="73" w:date="2025-01-09T10:15:00Z">
                      <w:r w:rsidDel="00000000" w:rsidR="00000000" w:rsidRPr="00000000">
                        <w:rPr>
                          <w:rFonts w:ascii="Times New Roman" w:cs="Times New Roman" w:eastAsia="Times New Roman" w:hAnsi="Times New Roman"/>
                          <w:rtl w:val="0"/>
                        </w:rPr>
                        <w:delText xml:space="preserve">S</w:delText>
                      </w:r>
                    </w:del>
                  </w:sdtContent>
                </w:sdt>
                <w:r w:rsidDel="00000000" w:rsidR="00000000" w:rsidRPr="00000000">
                  <w:rPr>
                    <w:rFonts w:ascii="Times New Roman" w:cs="Times New Roman" w:eastAsia="Times New Roman" w:hAnsi="Times New Roman"/>
                    <w:rtl w:val="0"/>
                  </w:rPr>
                  <w:t xml:space="preserve">özleşme</w:t>
                </w:r>
              </w:ins>
            </w:sdtContent>
          </w:sdt>
          <w:r w:rsidDel="00000000" w:rsidR="00000000" w:rsidRPr="00000000">
            <w:rPr>
              <w:rFonts w:ascii="Times New Roman" w:cs="Times New Roman" w:eastAsia="Times New Roman" w:hAnsi="Times New Roman"/>
              <w:rtl w:val="0"/>
            </w:rPr>
            <w:t xml:space="preserve"> konusu hizmetin elektronik ortamda anında ifa edilmesi nedeniyle, ALICI sözleşme konusu olan eğitime giriş yaptıktan sonra ve her halde işbu sözleşmenin kurulduğu</w:t>
          </w:r>
          <w:sdt>
            <w:sdtPr>
              <w:tag w:val="goog_rdk_195"/>
            </w:sdtPr>
            <w:sdtContent>
              <w:ins w:author="İrem YÜKSEL" w:id="74" w:date="2025-01-09T10:19:00Z">
                <w:r w:rsidDel="00000000" w:rsidR="00000000" w:rsidRPr="00000000">
                  <w:rPr>
                    <w:rFonts w:ascii="Times New Roman" w:cs="Times New Roman" w:eastAsia="Times New Roman" w:hAnsi="Times New Roman"/>
                    <w:rtl w:val="0"/>
                  </w:rPr>
                  <w:t xml:space="preserve"> günden itibaren </w:t>
                </w:r>
              </w:ins>
            </w:sdtContent>
          </w:sdt>
          <w:sdt>
            <w:sdtPr>
              <w:tag w:val="goog_rdk_196"/>
            </w:sdtPr>
            <w:sdtContent>
              <w:del w:author="İrem YÜKSEL" w:id="74" w:date="2025-01-09T10:19:00Z">
                <w:r w:rsidDel="00000000" w:rsidR="00000000" w:rsidRPr="00000000">
                  <w:rPr>
                    <w:rFonts w:ascii="Times New Roman" w:cs="Times New Roman" w:eastAsia="Times New Roman" w:hAnsi="Times New Roman"/>
                    <w:rtl w:val="0"/>
                  </w:rPr>
                  <w:delText xml:space="preserve"> andan itibaren </w:delText>
                </w:r>
              </w:del>
            </w:sdtContent>
          </w:sdt>
          <w:r w:rsidDel="00000000" w:rsidR="00000000" w:rsidRPr="00000000">
            <w:rPr>
              <w:rFonts w:ascii="Times New Roman" w:cs="Times New Roman" w:eastAsia="Times New Roman" w:hAnsi="Times New Roman"/>
              <w:rtl w:val="0"/>
            </w:rPr>
            <w:t xml:space="preserve">on dört gün geçmesiyle cayma hakkını kullanamayacaktır. </w:t>
          </w:r>
          <w:sdt>
            <w:sdtPr>
              <w:tag w:val="goog_rdk_197"/>
            </w:sdtPr>
            <w:sdtContent>
              <w:ins w:author="İrem YÜKSEL" w:id="75" w:date="2025-01-09T10:15:00Z">
                <w:r w:rsidDel="00000000" w:rsidR="00000000" w:rsidRPr="00000000">
                  <w:rPr>
                    <w:rtl w:val="0"/>
                  </w:rPr>
                </w:r>
              </w:ins>
            </w:sdtContent>
          </w:sdt>
        </w:p>
      </w:sdtContent>
    </w:sdt>
    <w:p w:rsidR="00000000" w:rsidDel="00000000" w:rsidP="00000000" w:rsidRDefault="00000000" w:rsidRPr="00000000" w14:paraId="0000004C">
      <w:pPr>
        <w:jc w:val="both"/>
        <w:rPr>
          <w:rFonts w:ascii="Times New Roman" w:cs="Times New Roman" w:eastAsia="Times New Roman" w:hAnsi="Times New Roman"/>
        </w:rPr>
      </w:pPr>
      <w:sdt>
        <w:sdtPr>
          <w:tag w:val="goog_rdk_199"/>
        </w:sdtPr>
        <w:sdtContent>
          <w:ins w:author="İrem YÜKSEL" w:id="75" w:date="2025-01-09T10:15:00Z">
            <w:r w:rsidDel="00000000" w:rsidR="00000000" w:rsidRPr="00000000">
              <w:rPr>
                <w:rFonts w:ascii="Times New Roman" w:cs="Times New Roman" w:eastAsia="Times New Roman" w:hAnsi="Times New Roman"/>
                <w:rtl w:val="0"/>
              </w:rPr>
              <w:t xml:space="preserve">(2) Eğitimin örgün olarak sunulması halinde ALICI işbu sözleşmenin kurulduğu günden itibaren on dört gün içinde herhangi bir gerekçe göstermeksizin ve cezai şart ödemeksizin sözleşmeden cayma hakkına sahiptir.</w:t>
            </w:r>
          </w:ins>
        </w:sdtContent>
      </w:sdt>
      <w:r w:rsidDel="00000000" w:rsidR="00000000" w:rsidRPr="00000000">
        <w:rPr>
          <w:rtl w:val="0"/>
        </w:rPr>
      </w:r>
    </w:p>
    <w:sdt>
      <w:sdtPr>
        <w:tag w:val="goog_rdk_219"/>
      </w:sdtPr>
      <w:sdtContent>
        <w:p w:rsidR="00000000" w:rsidDel="00000000" w:rsidP="00000000" w:rsidRDefault="00000000" w:rsidRPr="00000000" w14:paraId="0000004D">
          <w:pPr>
            <w:jc w:val="both"/>
            <w:rPr>
              <w:rFonts w:ascii="Times New Roman" w:cs="Times New Roman" w:eastAsia="Times New Roman" w:hAnsi="Times New Roman"/>
              <w:color w:val="ff0000"/>
              <w:rPrChange w:author="Ali Rıza ÖGEN" w:id="87" w:date="2025-01-09T10:05:00Z">
                <w:rPr>
                  <w:rFonts w:ascii="Times New Roman" w:cs="Times New Roman" w:eastAsia="Times New Roman" w:hAnsi="Times New Roman"/>
                </w:rPr>
              </w:rPrChange>
            </w:rPr>
          </w:pPr>
          <w:r w:rsidDel="00000000" w:rsidR="00000000" w:rsidRPr="00000000">
            <w:rPr>
              <w:rFonts w:ascii="Times New Roman" w:cs="Times New Roman" w:eastAsia="Times New Roman" w:hAnsi="Times New Roman"/>
              <w:rtl w:val="0"/>
            </w:rPr>
            <w:t xml:space="preserve">(</w:t>
          </w:r>
          <w:sdt>
            <w:sdtPr>
              <w:tag w:val="goog_rdk_200"/>
            </w:sdtPr>
            <w:sdtContent>
              <w:ins w:author="İrem YÜKSEL" w:id="76" w:date="2025-01-09T10:20:00Z">
                <w:r w:rsidDel="00000000" w:rsidR="00000000" w:rsidRPr="00000000">
                  <w:rPr>
                    <w:rFonts w:ascii="Times New Roman" w:cs="Times New Roman" w:eastAsia="Times New Roman" w:hAnsi="Times New Roman"/>
                    <w:rtl w:val="0"/>
                  </w:rPr>
                  <w:t xml:space="preserve">3</w:t>
                </w:r>
              </w:ins>
            </w:sdtContent>
          </w:sdt>
          <w:sdt>
            <w:sdtPr>
              <w:tag w:val="goog_rdk_201"/>
            </w:sdtPr>
            <w:sdtContent>
              <w:del w:author="İrem YÜKSEL" w:id="76" w:date="2025-01-09T10:20:00Z">
                <w:r w:rsidDel="00000000" w:rsidR="00000000" w:rsidRPr="00000000">
                  <w:rPr>
                    <w:rFonts w:ascii="Times New Roman" w:cs="Times New Roman" w:eastAsia="Times New Roman" w:hAnsi="Times New Roman"/>
                    <w:rtl w:val="0"/>
                  </w:rPr>
                  <w:delText xml:space="preserve">2</w:delText>
                </w:r>
              </w:del>
            </w:sdtContent>
          </w:sdt>
          <w:r w:rsidDel="00000000" w:rsidR="00000000" w:rsidRPr="00000000">
            <w:rPr>
              <w:rFonts w:ascii="Times New Roman" w:cs="Times New Roman" w:eastAsia="Times New Roman" w:hAnsi="Times New Roman"/>
              <w:rtl w:val="0"/>
            </w:rPr>
            <w:t xml:space="preserve">) ALICI </w:t>
          </w:r>
          <w:sdt>
            <w:sdtPr>
              <w:tag w:val="goog_rdk_202"/>
            </w:sdtPr>
            <w:sdtContent>
              <w:del w:author="Ali Rıza ÖGEN" w:id="77" w:date="2025-01-09T10:05:00Z">
                <w:r w:rsidDel="00000000" w:rsidR="00000000" w:rsidRPr="00000000">
                  <w:rPr>
                    <w:rFonts w:ascii="Times New Roman" w:cs="Times New Roman" w:eastAsia="Times New Roman" w:hAnsi="Times New Roman"/>
                    <w:rtl w:val="0"/>
                  </w:rPr>
                  <w:delText xml:space="preserve">cayma hakkını</w:delText>
                </w:r>
              </w:del>
            </w:sdtContent>
          </w:sdt>
          <w:sdt>
            <w:sdtPr>
              <w:tag w:val="goog_rdk_203"/>
            </w:sdtPr>
            <w:sdtContent>
              <w:ins w:author="Ali Rıza ÖGEN" w:id="77" w:date="2025-01-09T10:05:00Z">
                <w:r w:rsidDel="00000000" w:rsidR="00000000" w:rsidRPr="00000000">
                  <w:rPr>
                    <w:rFonts w:ascii="Times New Roman" w:cs="Times New Roman" w:eastAsia="Times New Roman" w:hAnsi="Times New Roman"/>
                    <w:rtl w:val="0"/>
                  </w:rPr>
                  <w:t xml:space="preserve">SİTE’de bulunan,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Genel Amaçlı Dilekçe </w:t>
                </w:r>
                <w:r w:rsidDel="00000000" w:rsidR="00000000" w:rsidRPr="00000000">
                  <w:fldChar w:fldCharType="begin"/>
                </w:r>
                <w:r w:rsidDel="00000000" w:rsidR="00000000" w:rsidRPr="00000000">
                  <w:instrText xml:space="preserve">HYPERLINK "https://testsem.antalya.edu.tr/hakkimizda/formlar"</w:instrText>
                </w:r>
                <w:r w:rsidDel="00000000" w:rsidR="00000000" w:rsidRPr="00000000">
                  <w:fldChar w:fldCharType="separate"/>
                </w:r>
                <w:r w:rsidDel="00000000" w:rsidR="00000000" w:rsidRPr="00000000">
                  <w:rPr>
                    <w:color w:val="0000ff"/>
                    <w:u w:val="single"/>
                    <w:rtl w:val="0"/>
                  </w:rPr>
                  <w:t xml:space="preserve">Formlar | ABU - Sürekli Eğitim Merkezi</w:t>
                </w:r>
                <w:r w:rsidDel="00000000" w:rsidR="00000000" w:rsidRPr="00000000">
                  <w:fldChar w:fldCharType="end"/>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linkinden erişilebilecek Genel Amaçlı Dilekçe formunu doldurarak SAĞLAYICI’ ya</w:t>
                </w:r>
              </w:ins>
            </w:sdtContent>
          </w:sdt>
          <w:r w:rsidDel="00000000" w:rsidR="00000000" w:rsidRPr="00000000">
            <w:rPr>
              <w:rFonts w:ascii="Times New Roman" w:cs="Times New Roman" w:eastAsia="Times New Roman" w:hAnsi="Times New Roman"/>
              <w:rtl w:val="0"/>
            </w:rPr>
            <w:t xml:space="preserve"> açık bir beyanla yazılı olarak veya </w:t>
          </w:r>
          <w:sdt>
            <w:sdtPr>
              <w:tag w:val="goog_rdk_204"/>
            </w:sdtPr>
            <w:sdtContent>
              <w:del w:author="Ali Rıza ÖGEN" w:id="78" w:date="2025-01-09T10:05:00Z">
                <w:r w:rsidDel="00000000" w:rsidR="00000000" w:rsidRPr="00000000">
                  <w:rPr>
                    <w:rFonts w:ascii="Times New Roman" w:cs="Times New Roman" w:eastAsia="Times New Roman" w:hAnsi="Times New Roman"/>
                    <w:highlight w:val="yellow"/>
                    <w:rtl w:val="0"/>
                  </w:rPr>
                  <w:delText xml:space="preserve">_____________</w:delText>
                </w:r>
              </w:del>
            </w:sdtContent>
          </w:sdt>
          <w:sdt>
            <w:sdtPr>
              <w:tag w:val="goog_rdk_205"/>
            </w:sdtPr>
            <w:sdtContent>
              <w:ins w:author="Ali Rıza ÖGEN" w:id="78" w:date="2025-01-09T10:05:00Z">
                <w:r w:rsidDel="00000000" w:rsidR="00000000" w:rsidRPr="00000000">
                  <w:rPr>
                    <w:rFonts w:ascii="Times New Roman" w:cs="Times New Roman" w:eastAsia="Times New Roman" w:hAnsi="Times New Roman"/>
                    <w:rtl w:val="0"/>
                  </w:rPr>
                  <w:t xml:space="preserve">sem@antalya.edu.tr</w:t>
                </w:r>
              </w:ins>
            </w:sdtContent>
          </w:sdt>
          <w:r w:rsidDel="00000000" w:rsidR="00000000" w:rsidRPr="00000000">
            <w:rPr>
              <w:rFonts w:ascii="Times New Roman" w:cs="Times New Roman" w:eastAsia="Times New Roman" w:hAnsi="Times New Roman"/>
              <w:rtl w:val="0"/>
            </w:rPr>
            <w:t xml:space="preserve"> adresine e-posta atarak </w:t>
          </w:r>
          <w:sdt>
            <w:sdtPr>
              <w:tag w:val="goog_rdk_206"/>
            </w:sdtPr>
            <w:sdtContent>
              <w:del w:author="Ali Rıza ÖGEN" w:id="79" w:date="2025-01-09T10:05:00Z">
                <w:r w:rsidDel="00000000" w:rsidR="00000000" w:rsidRPr="00000000">
                  <w:rPr>
                    <w:rFonts w:ascii="Times New Roman" w:cs="Times New Roman" w:eastAsia="Times New Roman" w:hAnsi="Times New Roman"/>
                    <w:rtl w:val="0"/>
                  </w:rPr>
                  <w:delText xml:space="preserve">veya Mesafeli Sözleşmeler Yönetmeliği’nin ekinde bulunan</w:delText>
                </w:r>
              </w:del>
            </w:sdtContent>
          </w:sdt>
          <w:sdt>
            <w:sdtPr>
              <w:tag w:val="goog_rdk_207"/>
            </w:sdtPr>
            <w:sdtContent>
              <w:ins w:author="Ali Rıza ÖGEN" w:id="79" w:date="2025-01-09T10:05:00Z">
                <w:r w:rsidDel="00000000" w:rsidR="00000000" w:rsidRPr="00000000">
                  <w:rPr>
                    <w:rFonts w:ascii="Times New Roman" w:cs="Times New Roman" w:eastAsia="Times New Roman" w:hAnsi="Times New Roman"/>
                    <w:rtl w:val="0"/>
                  </w:rPr>
                  <w:t xml:space="preserve">cayma </w:t>
                </w:r>
                <w:sdt>
                  <w:sdtPr>
                    <w:tag w:val="goog_rdk_208"/>
                  </w:sdtPr>
                  <w:sdtContent>
                    <w:del w:author="İrem YÜKSEL" w:id="80" w:date="2025-01-09T10:19:00Z">
                      <w:r w:rsidDel="00000000" w:rsidR="00000000" w:rsidRPr="00000000">
                        <w:rPr>
                          <w:rFonts w:ascii="Times New Roman" w:cs="Times New Roman" w:eastAsia="Times New Roman" w:hAnsi="Times New Roman"/>
                          <w:rtl w:val="0"/>
                        </w:rPr>
                        <w:delText xml:space="preserve">hakkı </w:delText>
                      </w:r>
                    </w:del>
                  </w:sdtContent>
                </w:sdt>
                <w:r w:rsidDel="00000000" w:rsidR="00000000" w:rsidRPr="00000000">
                  <w:rPr>
                    <w:rFonts w:ascii="Times New Roman" w:cs="Times New Roman" w:eastAsia="Times New Roman" w:hAnsi="Times New Roman"/>
                    <w:rtl w:val="0"/>
                  </w:rPr>
                  <w:t xml:space="preserve">talebinde bulunabilir. </w:t>
                </w:r>
              </w:ins>
            </w:sdtContent>
          </w:sdt>
          <w:sdt>
            <w:sdtPr>
              <w:tag w:val="goog_rdk_209"/>
            </w:sdtPr>
            <w:sdtContent>
              <w:ins w:author="İrem YÜKSEL" w:id="81" w:date="2025-01-09T10:19:00Z">
                <w:r w:rsidDel="00000000" w:rsidR="00000000" w:rsidRPr="00000000">
                  <w:rPr>
                    <w:rFonts w:ascii="Times New Roman" w:cs="Times New Roman" w:eastAsia="Times New Roman" w:hAnsi="Times New Roman"/>
                    <w:rtl w:val="0"/>
                  </w:rPr>
                  <w:t xml:space="preserve">Dilekçe </w:t>
                </w:r>
              </w:ins>
            </w:sdtContent>
          </w:sdt>
          <w:sdt>
            <w:sdtPr>
              <w:tag w:val="goog_rdk_210"/>
            </w:sdtPr>
            <w:sdtContent>
              <w:ins w:author="Ali Rıza ÖGEN" w:id="82" w:date="2025-01-09T10:05:00Z">
                <w:r w:rsidDel="00000000" w:rsidR="00000000" w:rsidRPr="00000000">
                  <w:rPr>
                    <w:rFonts w:ascii="Times New Roman" w:cs="Times New Roman" w:eastAsia="Times New Roman" w:hAnsi="Times New Roman"/>
                    <w:rtl w:val="0"/>
                  </w:rPr>
                  <w:t xml:space="preserve">Antalya SEM Müdürlüğü </w:t>
                </w:r>
              </w:ins>
            </w:sdtContent>
          </w:sdt>
          <w:sdt>
            <w:sdtPr>
              <w:tag w:val="goog_rdk_211"/>
            </w:sdtPr>
            <w:sdtContent>
              <w:ins w:author="İrem YÜKSEL" w:id="83" w:date="2025-01-09T10:20:00Z">
                <w:r w:rsidDel="00000000" w:rsidR="00000000" w:rsidRPr="00000000">
                  <w:rPr>
                    <w:rFonts w:ascii="Times New Roman" w:cs="Times New Roman" w:eastAsia="Times New Roman" w:hAnsi="Times New Roman"/>
                    <w:rtl w:val="0"/>
                  </w:rPr>
                  <w:t xml:space="preserve">tarafından incelenecek ve uygun görülmesi halinde ALICI bilgilendirilecektir. </w:t>
                </w:r>
              </w:ins>
            </w:sdtContent>
          </w:sdt>
          <w:sdt>
            <w:sdtPr>
              <w:tag w:val="goog_rdk_212"/>
            </w:sdtPr>
            <w:sdtContent>
              <w:ins w:author="Ali Rıza ÖGEN" w:id="84" w:date="2025-01-09T10:05:00Z">
                <w:sdt>
                  <w:sdtPr>
                    <w:tag w:val="goog_rdk_213"/>
                  </w:sdtPr>
                  <w:sdtContent>
                    <w:del w:author="İrem YÜKSEL" w:id="85" w:date="2025-01-09T10:20:00Z">
                      <w:r w:rsidDel="00000000" w:rsidR="00000000" w:rsidRPr="00000000">
                        <w:rPr>
                          <w:rFonts w:ascii="Times New Roman" w:cs="Times New Roman" w:eastAsia="Times New Roman" w:hAnsi="Times New Roman"/>
                          <w:rtl w:val="0"/>
                        </w:rPr>
                        <w:delText xml:space="preserve">dilekçeyi inceleyerek uygun görmesi halinde</w:delText>
                      </w:r>
                    </w:del>
                  </w:sdtContent>
                </w:sdt>
              </w:ins>
            </w:sdtContent>
          </w:sdt>
          <w:sdt>
            <w:sdtPr>
              <w:tag w:val="goog_rdk_214"/>
            </w:sdtPr>
            <w:sdtContent>
              <w:del w:author="İrem YÜKSEL" w:id="85" w:date="2025-01-09T10:20:00Z">
                <w:r w:rsidDel="00000000" w:rsidR="00000000" w:rsidRPr="00000000">
                  <w:rPr>
                    <w:rFonts w:ascii="Times New Roman" w:cs="Times New Roman" w:eastAsia="Times New Roman" w:hAnsi="Times New Roman"/>
                    <w:rtl w:val="0"/>
                  </w:rPr>
                  <w:delText xml:space="preserve"> cayma formunu doldurarak, gerekçe göstermeksizin ve cezai şart ödemeksizin kullanabilecektir. ALICI SİTE’de bulunan, __</w:delText>
                </w:r>
                <w:r w:rsidDel="00000000" w:rsidR="00000000" w:rsidRPr="00000000">
                  <w:rPr>
                    <w:rFonts w:ascii="Times New Roman" w:cs="Times New Roman" w:eastAsia="Times New Roman" w:hAnsi="Times New Roman"/>
                    <w:highlight w:val="yellow"/>
                    <w:rtl w:val="0"/>
                  </w:rPr>
                  <w:delText xml:space="preserve">____________________</w:delText>
                </w:r>
                <w:r w:rsidDel="00000000" w:rsidR="00000000" w:rsidRPr="00000000">
                  <w:rPr>
                    <w:rFonts w:ascii="Times New Roman" w:cs="Times New Roman" w:eastAsia="Times New Roman" w:hAnsi="Times New Roman"/>
                    <w:rtl w:val="0"/>
                  </w:rPr>
                  <w:delText xml:space="preserve">_linkinden erişilebilecek cayma formunu doldurarak SAĞLAYICI’ya ileterek de cayma hakkını kullanabilir</w:delText>
                </w:r>
              </w:del>
            </w:sdtContent>
          </w:sdt>
          <w:sdt>
            <w:sdtPr>
              <w:tag w:val="goog_rdk_215"/>
            </w:sdtPr>
            <w:sdtContent>
              <w:ins w:author="Ali Rıza ÖGEN" w:id="86" w:date="2025-01-09T10:05:00Z">
                <w:sdt>
                  <w:sdtPr>
                    <w:tag w:val="goog_rdk_216"/>
                  </w:sdtPr>
                  <w:sdtContent>
                    <w:del w:author="İrem YÜKSEL" w:id="85" w:date="2025-01-09T10:20:00Z">
                      <w:r w:rsidDel="00000000" w:rsidR="00000000" w:rsidRPr="00000000">
                        <w:rPr>
                          <w:rFonts w:ascii="Times New Roman" w:cs="Times New Roman" w:eastAsia="Times New Roman" w:hAnsi="Times New Roman"/>
                          <w:rtl w:val="0"/>
                        </w:rPr>
                        <w:delText xml:space="preserve">hakkı kullanılabilinir</w:delText>
                      </w:r>
                    </w:del>
                  </w:sdtContent>
                </w:sdt>
              </w:ins>
            </w:sdtContent>
          </w:sdt>
          <w:sdt>
            <w:sdtPr>
              <w:tag w:val="goog_rdk_217"/>
            </w:sdtPr>
            <w:sdtContent>
              <w:del w:author="İrem YÜKSEL" w:id="85" w:date="2025-01-09T10:20:00Z">
                <w:r w:rsidDel="00000000" w:rsidR="00000000" w:rsidRPr="00000000">
                  <w:rPr>
                    <w:rFonts w:ascii="Times New Roman" w:cs="Times New Roman" w:eastAsia="Times New Roman" w:hAnsi="Times New Roman"/>
                    <w:rtl w:val="0"/>
                  </w:rPr>
                  <w:delText xml:space="preserve">.</w:delText>
                </w:r>
              </w:del>
            </w:sdtContent>
          </w:sdt>
          <w:sdt>
            <w:sdtPr>
              <w:tag w:val="goog_rdk_218"/>
            </w:sdtPr>
            <w:sdtContent>
              <w:r w:rsidDel="00000000" w:rsidR="00000000" w:rsidRPr="00000000">
                <w:rPr>
                  <w:rtl w:val="0"/>
                </w:rPr>
              </w:r>
            </w:sdtContent>
          </w:sdt>
        </w:p>
      </w:sdtContent>
    </w:sdt>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sdt>
        <w:sdtPr>
          <w:tag w:val="goog_rdk_220"/>
        </w:sdtPr>
        <w:sdtContent>
          <w:ins w:author="İrem YÜKSEL" w:id="88" w:date="2025-01-09T10:22:00Z">
            <w:r w:rsidDel="00000000" w:rsidR="00000000" w:rsidRPr="00000000">
              <w:rPr>
                <w:rFonts w:ascii="Times New Roman" w:cs="Times New Roman" w:eastAsia="Times New Roman" w:hAnsi="Times New Roman"/>
                <w:rtl w:val="0"/>
              </w:rPr>
              <w:t xml:space="preserve">4</w:t>
            </w:r>
          </w:ins>
        </w:sdtContent>
      </w:sdt>
      <w:sdt>
        <w:sdtPr>
          <w:tag w:val="goog_rdk_221"/>
        </w:sdtPr>
        <w:sdtContent>
          <w:del w:author="İrem YÜKSEL" w:id="88" w:date="2025-01-09T10:22:00Z">
            <w:r w:rsidDel="00000000" w:rsidR="00000000" w:rsidRPr="00000000">
              <w:rPr>
                <w:rFonts w:ascii="Times New Roman" w:cs="Times New Roman" w:eastAsia="Times New Roman" w:hAnsi="Times New Roman"/>
                <w:rtl w:val="0"/>
              </w:rPr>
              <w:delText xml:space="preserve">3</w:delText>
            </w:r>
          </w:del>
        </w:sdtContent>
      </w:sdt>
      <w:r w:rsidDel="00000000" w:rsidR="00000000" w:rsidRPr="00000000">
        <w:rPr>
          <w:rFonts w:ascii="Times New Roman" w:cs="Times New Roman" w:eastAsia="Times New Roman" w:hAnsi="Times New Roman"/>
          <w:rtl w:val="0"/>
        </w:rPr>
        <w:t xml:space="preserve">) Bu durumda SAĞLAYICI, ALICI’nın iletmiş olduğu cayma taleplerinin kendilerine ulaştığına ilişkin teyit bilgisini ALICI’ya iletecektir.</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sdt>
        <w:sdtPr>
          <w:tag w:val="goog_rdk_222"/>
        </w:sdtPr>
        <w:sdtContent>
          <w:ins w:author="İrem YÜKSEL" w:id="89" w:date="2025-01-09T10:22:00Z">
            <w:r w:rsidDel="00000000" w:rsidR="00000000" w:rsidRPr="00000000">
              <w:rPr>
                <w:rFonts w:ascii="Times New Roman" w:cs="Times New Roman" w:eastAsia="Times New Roman" w:hAnsi="Times New Roman"/>
                <w:rtl w:val="0"/>
              </w:rPr>
              <w:t xml:space="preserve">5</w:t>
            </w:r>
          </w:ins>
        </w:sdtContent>
      </w:sdt>
      <w:sdt>
        <w:sdtPr>
          <w:tag w:val="goog_rdk_223"/>
        </w:sdtPr>
        <w:sdtContent>
          <w:del w:author="İrem YÜKSEL" w:id="89" w:date="2025-01-09T10:22:00Z">
            <w:r w:rsidDel="00000000" w:rsidR="00000000" w:rsidRPr="00000000">
              <w:rPr>
                <w:rFonts w:ascii="Times New Roman" w:cs="Times New Roman" w:eastAsia="Times New Roman" w:hAnsi="Times New Roman"/>
                <w:rtl w:val="0"/>
              </w:rPr>
              <w:delText xml:space="preserve">4</w:delText>
            </w:r>
          </w:del>
        </w:sdtContent>
      </w:sdt>
      <w:r w:rsidDel="00000000" w:rsidR="00000000" w:rsidRPr="00000000">
        <w:rPr>
          <w:rFonts w:ascii="Times New Roman" w:cs="Times New Roman" w:eastAsia="Times New Roman" w:hAnsi="Times New Roman"/>
          <w:rtl w:val="0"/>
        </w:rPr>
        <w:t xml:space="preserve">) ALICI’nın cayma hakkını kullanması durumunda işbu sözleşme kendiliğinden sona erer. </w:t>
      </w:r>
    </w:p>
    <w:p w:rsidR="00000000" w:rsidDel="00000000" w:rsidP="00000000" w:rsidRDefault="00000000" w:rsidRPr="00000000" w14:paraId="0000005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8. İADE PROSEDÜRÜ</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SAĞLAYICI, ALICI’nın işbu sözleşmenin 7. maddesinde belirtilen usul ve esaslara uygun olarak cayma hakkını kullandığı bildiriminin kendisine ulaşmasından itibaren on dört gün içerisinde ALICI’dan tahsil edilen hizmet bedelini ve ALICI’dan aldığı tüm ödemeleri ALICI’ya iade edecektir. </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Hizmet bedelinin iadesinin yapılması ile ALICI’ya iletilen eğitime giriş </w:t>
      </w:r>
      <w:sdt>
        <w:sdtPr>
          <w:tag w:val="goog_rdk_224"/>
        </w:sdtPr>
        <w:sdtContent>
          <w:del w:author="Ali Rıza ÖGEN" w:id="90" w:date="2025-01-09T10:05:00Z">
            <w:r w:rsidDel="00000000" w:rsidR="00000000" w:rsidRPr="00000000">
              <w:rPr>
                <w:rFonts w:ascii="Times New Roman" w:cs="Times New Roman" w:eastAsia="Times New Roman" w:hAnsi="Times New Roman"/>
                <w:rtl w:val="0"/>
              </w:rPr>
              <w:delText xml:space="preserve">link</w:delText>
            </w:r>
          </w:del>
        </w:sdtContent>
      </w:sdt>
      <w:sdt>
        <w:sdtPr>
          <w:tag w:val="goog_rdk_225"/>
        </w:sdtPr>
        <w:sdtContent>
          <w:ins w:author="Ali Rıza ÖGEN" w:id="90" w:date="2025-01-09T10:05:00Z">
            <w:r w:rsidDel="00000000" w:rsidR="00000000" w:rsidRPr="00000000">
              <w:rPr>
                <w:rFonts w:ascii="Times New Roman" w:cs="Times New Roman" w:eastAsia="Times New Roman" w:hAnsi="Times New Roman"/>
                <w:rtl w:val="0"/>
              </w:rPr>
              <w:t xml:space="preserve">bilgileri</w:t>
            </w:r>
          </w:ins>
        </w:sdtContent>
      </w:sdt>
      <w:r w:rsidDel="00000000" w:rsidR="00000000" w:rsidRPr="00000000">
        <w:rPr>
          <w:rFonts w:ascii="Times New Roman" w:cs="Times New Roman" w:eastAsia="Times New Roman" w:hAnsi="Times New Roman"/>
          <w:rtl w:val="0"/>
        </w:rPr>
        <w:t xml:space="preserve"> inaktif hale getirilecek ve ALICI’nın</w:t>
      </w:r>
      <w:sdt>
        <w:sdtPr>
          <w:tag w:val="goog_rdk_226"/>
        </w:sdtPr>
        <w:sdtContent>
          <w:del w:author="Ali Rıza ÖGEN" w:id="91" w:date="2025-01-09T10:05:00Z">
            <w:r w:rsidDel="00000000" w:rsidR="00000000" w:rsidRPr="00000000">
              <w:rPr>
                <w:rFonts w:ascii="Times New Roman" w:cs="Times New Roman" w:eastAsia="Times New Roman" w:hAnsi="Times New Roman"/>
                <w:rtl w:val="0"/>
              </w:rPr>
              <w:delText xml:space="preserve"> linke</w:delText>
            </w:r>
          </w:del>
        </w:sdtContent>
      </w:sdt>
      <w:r w:rsidDel="00000000" w:rsidR="00000000" w:rsidRPr="00000000">
        <w:rPr>
          <w:rFonts w:ascii="Times New Roman" w:cs="Times New Roman" w:eastAsia="Times New Roman" w:hAnsi="Times New Roman"/>
          <w:rtl w:val="0"/>
        </w:rPr>
        <w:t xml:space="preserve"> erişimi kısıtlanacaktır.</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SAĞLAYICI, tüm iade bedelini ALICI’nın hizmeti satın alırken kullandığı ödeme aracına uygun bir şekilde tek seferde yapacaktır.</w:t>
      </w:r>
    </w:p>
    <w:sdt>
      <w:sdtPr>
        <w:tag w:val="goog_rdk_230"/>
      </w:sdtPr>
      <w:sdtContent>
        <w:p w:rsidR="00000000" w:rsidDel="00000000" w:rsidP="00000000" w:rsidRDefault="00000000" w:rsidRPr="00000000" w14:paraId="00000054">
          <w:pPr>
            <w:jc w:val="both"/>
            <w:rPr>
              <w:del w:author="İrem YÜKSEL" w:id="93" w:date="2025-01-09T10:21:00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İade prosedürü SİTE’de bulunan, </w:t>
          </w:r>
          <w:sdt>
            <w:sdtPr>
              <w:tag w:val="goog_rdk_227"/>
            </w:sdtPr>
            <w:sdtContent>
              <w:del w:author="Ali Rıza ÖGEN" w:id="92" w:date="2025-01-09T10:05:00Z">
                <w:r w:rsidDel="00000000" w:rsidR="00000000" w:rsidRPr="00000000">
                  <w:rPr>
                    <w:rFonts w:ascii="Times New Roman" w:cs="Times New Roman" w:eastAsia="Times New Roman" w:hAnsi="Times New Roman"/>
                    <w:rtl w:val="0"/>
                  </w:rPr>
                  <w:delText xml:space="preserve">__</w:delText>
                </w:r>
                <w:r w:rsidDel="00000000" w:rsidR="00000000" w:rsidRPr="00000000">
                  <w:rPr>
                    <w:rFonts w:ascii="Times New Roman" w:cs="Times New Roman" w:eastAsia="Times New Roman" w:hAnsi="Times New Roman"/>
                    <w:highlight w:val="yellow"/>
                    <w:rtl w:val="0"/>
                  </w:rPr>
                  <w:delText xml:space="preserve">____________________</w:delText>
                </w:r>
                <w:r w:rsidDel="00000000" w:rsidR="00000000" w:rsidRPr="00000000">
                  <w:rPr>
                    <w:rFonts w:ascii="Times New Roman" w:cs="Times New Roman" w:eastAsia="Times New Roman" w:hAnsi="Times New Roman"/>
                    <w:rtl w:val="0"/>
                  </w:rPr>
                  <w:delText xml:space="preserve">_</w:delText>
                </w:r>
              </w:del>
            </w:sdtContent>
          </w:sdt>
          <w:sdt>
            <w:sdtPr>
              <w:tag w:val="goog_rdk_228"/>
            </w:sdtPr>
            <w:sdtContent>
              <w:ins w:author="Ali Rıza ÖGEN" w:id="92" w:date="2025-01-09T10:05:00Z">
                <w:r w:rsidDel="00000000" w:rsidR="00000000" w:rsidRPr="00000000">
                  <w:fldChar w:fldCharType="begin"/>
                </w:r>
                <w:r w:rsidDel="00000000" w:rsidR="00000000" w:rsidRPr="00000000">
                  <w:instrText xml:space="preserve">HYPERLINK "https://testsem.antalya.edu.tr/hakkimizda/refund-form"</w:instrText>
                </w:r>
                <w:r w:rsidDel="00000000" w:rsidR="00000000" w:rsidRPr="00000000">
                  <w:fldChar w:fldCharType="separate"/>
                </w:r>
                <w:r w:rsidDel="00000000" w:rsidR="00000000" w:rsidRPr="00000000">
                  <w:rPr>
                    <w:color w:val="0000ff"/>
                    <w:u w:val="single"/>
                    <w:rtl w:val="0"/>
                  </w:rPr>
                  <w:t xml:space="preserve">Ücret İade Formları Sayfası | ABU - Sürekli Eğitim Merkezi</w:t>
                </w:r>
                <w:r w:rsidDel="00000000" w:rsidR="00000000" w:rsidRPr="00000000">
                  <w:fldChar w:fldCharType="end"/>
                </w:r>
                <w:r w:rsidDel="00000000" w:rsidR="00000000" w:rsidRPr="00000000">
                  <w:rPr>
                    <w:rtl w:val="0"/>
                  </w:rPr>
                  <w:t xml:space="preserve"> </w:t>
                </w:r>
              </w:ins>
            </w:sdtContent>
          </w:sdt>
          <w:r w:rsidDel="00000000" w:rsidR="00000000" w:rsidRPr="00000000">
            <w:rPr>
              <w:rFonts w:ascii="Times New Roman" w:cs="Times New Roman" w:eastAsia="Times New Roman" w:hAnsi="Times New Roman"/>
              <w:rtl w:val="0"/>
            </w:rPr>
            <w:t xml:space="preserve">linkinden erişilebilecek sayfada açıklanmıştır. ALICI bu sitede belirtilen prosedürü uygulamalıdır. ALICI, bu prosedürü okuduğunu ve kabul ettiğini taahhüt eder.</w:t>
          </w:r>
          <w:sdt>
            <w:sdtPr>
              <w:tag w:val="goog_rdk_229"/>
            </w:sdtPr>
            <w:sdtContent>
              <w:del w:author="İrem YÜKSEL" w:id="93" w:date="2025-01-09T10:21:00Z">
                <w:r w:rsidDel="00000000" w:rsidR="00000000" w:rsidRPr="00000000">
                  <w:rPr>
                    <w:rtl w:val="0"/>
                  </w:rPr>
                </w:r>
              </w:del>
            </w:sdtContent>
          </w:sdt>
        </w:p>
      </w:sdtContent>
    </w:sdt>
    <w:sdt>
      <w:sdtPr>
        <w:tag w:val="goog_rdk_233"/>
      </w:sdtPr>
      <w:sdtContent>
        <w:p w:rsidR="00000000" w:rsidDel="00000000" w:rsidP="00000000" w:rsidRDefault="00000000" w:rsidRPr="00000000" w14:paraId="00000055">
          <w:pPr>
            <w:jc w:val="both"/>
            <w:rPr>
              <w:ins w:author="Ali Rıza ÖGEN" w:id="94" w:date="2025-01-09T10:05:00Z"/>
              <w:rFonts w:ascii="Times New Roman" w:cs="Times New Roman" w:eastAsia="Times New Roman" w:hAnsi="Times New Roman"/>
            </w:rPr>
          </w:pPr>
          <w:sdt>
            <w:sdtPr>
              <w:tag w:val="goog_rdk_232"/>
            </w:sdtPr>
            <w:sdtContent>
              <w:ins w:author="Ali Rıza ÖGEN" w:id="94" w:date="2025-01-09T10:05:00Z">
                <w:r w:rsidDel="00000000" w:rsidR="00000000" w:rsidRPr="00000000">
                  <w:rPr>
                    <w:rtl w:val="0"/>
                  </w:rPr>
                </w:r>
              </w:ins>
            </w:sdtContent>
          </w:sdt>
        </w:p>
      </w:sdtContent>
    </w:sdt>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Kredi Kartına İade Prosedürü:</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ALICI'nın cayma hakkını kullandığı veya Tüketici Hakem Heyeti veya mahkeme kararı ile ALICI’ya bedel iadesine karar verilen durumlarda, ALICI’nın eğitim hizmetini satın alırken kullandığı kredi kartına ücret iadesi yapılacaktır. ALICI, bu prosedürü okuduğunu ve kabul ettiğini taahhüt eder.</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Havale/Eft Ödeme Seçeneklerinde İade Prosedürü: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ALICI’nın hizmet bedelini havale/EFT ödeme seçeneklerinden birisi ile ödemiş olması halinde ALICI’dan banka hesap bilgileri istenerek, ALICI’nın belirttiği hesaba (hesabın fatura adresindeki kişinin adına veya kullanıcı üyenin adına olması şarttır) Havale veya EFT şeklinde yapılacaktır.</w:t>
      </w:r>
    </w:p>
    <w:p w:rsidR="00000000" w:rsidDel="00000000" w:rsidP="00000000" w:rsidRDefault="00000000" w:rsidRPr="00000000" w14:paraId="0000005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9. TEMERRÜT HALİ VE HUKUKİ SONUÇLARI</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ALICI, ödeme işlemlerini kredi kartı ile yaptığı durumda temerrüde düştüğü takdirde, kart sahibi banka ile arasındaki kredi kartı sözleşmesi çerçevesinde faiz ödeyeceğini ve bankaya karşı sorumlu olacağını kabul, beyan ve taahhüt eder.</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ALICI işbu sözleşme kapsamında borcunu ödemekte temerrüde düşmesi halinde, ALICI, borcun gecikmeli ifasından dolayı </w:t>
      </w:r>
      <w:sdt>
        <w:sdtPr>
          <w:tag w:val="goog_rdk_234"/>
        </w:sdtPr>
        <w:sdtContent>
          <w:del w:author="Ali Rıza ÖGEN" w:id="95" w:date="2025-01-09T10:05:00Z">
            <w:r w:rsidDel="00000000" w:rsidR="00000000" w:rsidRPr="00000000">
              <w:rPr>
                <w:rFonts w:ascii="Times New Roman" w:cs="Times New Roman" w:eastAsia="Times New Roman" w:hAnsi="Times New Roman"/>
                <w:rtl w:val="0"/>
              </w:rPr>
              <w:delText xml:space="preserve">SAĞLAYICI’nın</w:delText>
            </w:r>
          </w:del>
        </w:sdtContent>
      </w:sdt>
      <w:sdt>
        <w:sdtPr>
          <w:tag w:val="goog_rdk_235"/>
        </w:sdtPr>
        <w:sdtContent>
          <w:ins w:author="Ali Rıza ÖGEN" w:id="95" w:date="2025-01-09T10:05:00Z">
            <w:r w:rsidDel="00000000" w:rsidR="00000000" w:rsidRPr="00000000">
              <w:rPr>
                <w:rFonts w:ascii="Times New Roman" w:cs="Times New Roman" w:eastAsia="Times New Roman" w:hAnsi="Times New Roman"/>
                <w:rtl w:val="0"/>
              </w:rPr>
              <w:t xml:space="preserve">SAĞLAYICI’</w:t>
            </w:r>
            <w:sdt>
              <w:sdtPr>
                <w:tag w:val="goog_rdk_236"/>
              </w:sdtPr>
              <w:sdtContent>
                <w:del w:author="İrem YÜKSEL" w:id="96" w:date="2025-01-09T10:21: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nın</w:t>
            </w:r>
          </w:ins>
        </w:sdtContent>
      </w:sdt>
      <w:r w:rsidDel="00000000" w:rsidR="00000000" w:rsidRPr="00000000">
        <w:rPr>
          <w:rFonts w:ascii="Times New Roman" w:cs="Times New Roman" w:eastAsia="Times New Roman" w:hAnsi="Times New Roman"/>
          <w:rtl w:val="0"/>
        </w:rPr>
        <w:t xml:space="preserve"> uğradığı zarar ve ziyanını ödeyeceğini kabul, beyan ve taahhüt eder.</w:t>
      </w:r>
    </w:p>
    <w:p w:rsidR="00000000" w:rsidDel="00000000" w:rsidP="00000000" w:rsidRDefault="00000000" w:rsidRPr="00000000" w14:paraId="000000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10. UYUŞMAZLIK BAŞVURU USULÜ</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İşbu sözleşmeden doğan uyuşmazlıklarda şikâyet ve itirazlar, şikâyet veya itirazın konusunun, </w:t>
      </w:r>
      <w:sdt>
        <w:sdtPr>
          <w:tag w:val="goog_rdk_237"/>
        </w:sdtPr>
        <w:sdtContent>
          <w:del w:author="Ali Rıza ÖGEN" w:id="97" w:date="2025-01-09T10:05:00Z">
            <w:r w:rsidDel="00000000" w:rsidR="00000000" w:rsidRPr="00000000">
              <w:rPr>
                <w:rFonts w:ascii="Times New Roman" w:cs="Times New Roman" w:eastAsia="Times New Roman" w:hAnsi="Times New Roman"/>
                <w:rtl w:val="0"/>
              </w:rPr>
              <w:delText xml:space="preserve">şikayet</w:delText>
            </w:r>
          </w:del>
        </w:sdtContent>
      </w:sdt>
      <w:sdt>
        <w:sdtPr>
          <w:tag w:val="goog_rdk_238"/>
        </w:sdtPr>
        <w:sdtContent>
          <w:ins w:author="Ali Rıza ÖGEN" w:id="97" w:date="2025-01-09T10:05:00Z">
            <w:r w:rsidDel="00000000" w:rsidR="00000000" w:rsidRPr="00000000">
              <w:rPr>
                <w:rFonts w:ascii="Times New Roman" w:cs="Times New Roman" w:eastAsia="Times New Roman" w:hAnsi="Times New Roman"/>
                <w:rtl w:val="0"/>
              </w:rPr>
              <w:t xml:space="preserve">şikâyet</w:t>
            </w:r>
          </w:ins>
        </w:sdtContent>
      </w:sdt>
      <w:r w:rsidDel="00000000" w:rsidR="00000000" w:rsidRPr="00000000">
        <w:rPr>
          <w:rFonts w:ascii="Times New Roman" w:cs="Times New Roman" w:eastAsia="Times New Roman" w:hAnsi="Times New Roman"/>
          <w:rtl w:val="0"/>
        </w:rPr>
        <w:t xml:space="preserve"> ve itirazın yapılacağı yıla göre tüketici uyuşmazlıklarının değerleri açısından her yıl Hazine ve Maliye Bakanlığı tarafından ilan edilen yeniden değerleme oranının altına kalması halinde tüketicinin yerleşim yerinin bulunduğu veya tüketici işleminin yapıldığı yerdeki tüketici hakem heyetine, parasal sınırın üstünde kalması halinde</w:t>
      </w:r>
      <w:r w:rsidDel="00000000" w:rsidR="00000000" w:rsidRPr="00000000">
        <w:rPr>
          <w:rFonts w:ascii="Roboto" w:cs="Roboto" w:eastAsia="Roboto" w:hAnsi="Roboto"/>
          <w:color w:val="212529"/>
          <w:sz w:val="21"/>
          <w:szCs w:val="21"/>
          <w:highlight w:val="white"/>
          <w:rtl w:val="0"/>
        </w:rPr>
        <w:t xml:space="preserve"> </w:t>
      </w:r>
      <w:r w:rsidDel="00000000" w:rsidR="00000000" w:rsidRPr="00000000">
        <w:rPr>
          <w:rFonts w:ascii="Times New Roman" w:cs="Times New Roman" w:eastAsia="Times New Roman" w:hAnsi="Times New Roman"/>
          <w:rtl w:val="0"/>
        </w:rPr>
        <w:t xml:space="preserve">6502 sayılı Kanun’un 73/A maddesi kapsamında sırasıyla dava şartı arabuluculuk müessesesine ve tüketici mahkemelerine yapılacaktır.</w:t>
      </w:r>
    </w:p>
    <w:p w:rsidR="00000000" w:rsidDel="00000000" w:rsidP="00000000" w:rsidRDefault="00000000" w:rsidRPr="00000000" w14:paraId="0000005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MADDE 11. YÜRÜRLÜK</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ALICI’nıın, SİTE üzerinden aldığı hizmet bedeline ilişkin ödemeyi gerçekleştirmesi ile işbu sözleşme yürürlüğe girer ve ALICI işbu sözleşmenin tüm şartlarını kabul etmiş sayılır.</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sdt>
        <w:sdtPr>
          <w:tag w:val="goog_rdk_240"/>
        </w:sdtPr>
        <w:sdtContent>
          <w:ins w:author="Ali Rıza ÖGEN" w:id="98" w:date="2025-01-10T10:20: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SAĞLAYICI</w:t>
      </w:r>
      <w:sdt>
        <w:sdtPr>
          <w:tag w:val="goog_rdk_241"/>
        </w:sdtPr>
        <w:sdtContent>
          <w:ins w:author="Ali Rıza ÖGEN" w:id="99" w:date="2025-01-09T10:05: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                                                                           ALICI</w:t>
      </w:r>
    </w:p>
    <w:p w:rsidR="00000000" w:rsidDel="00000000" w:rsidP="00000000" w:rsidRDefault="00000000" w:rsidRPr="00000000" w14:paraId="00000062">
      <w:pPr>
        <w:jc w:val="both"/>
        <w:rPr>
          <w:rFonts w:ascii="Times New Roman" w:cs="Times New Roman" w:eastAsia="Times New Roman" w:hAnsi="Times New Roman"/>
        </w:rPr>
      </w:pPr>
      <w:sdt>
        <w:sdtPr>
          <w:tag w:val="goog_rdk_243"/>
        </w:sdtPr>
        <w:sdtContent>
          <w:ins w:author="Ali Rıza ÖGEN" w:id="100" w:date="2025-01-10T10:20:00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Antalya Bilim Üniversitesi                                   </w:t>
      </w:r>
      <w:sdt>
        <w:sdtPr>
          <w:tag w:val="goog_rdk_244"/>
        </w:sdtPr>
        <w:sdtContent>
          <w:del w:author="Ali Rıza ÖGEN" w:id="101" w:date="2025-01-09T10:05:00Z">
            <w:r w:rsidDel="00000000" w:rsidR="00000000" w:rsidRPr="00000000">
              <w:rPr>
                <w:rFonts w:ascii="Times New Roman" w:cs="Times New Roman" w:eastAsia="Times New Roman" w:hAnsi="Times New Roman"/>
                <w:rtl w:val="0"/>
              </w:rPr>
              <w:delText xml:space="preserve">                   </w:delText>
            </w:r>
            <w:r w:rsidDel="00000000" w:rsidR="00000000" w:rsidRPr="00000000">
              <w:rPr>
                <w:rFonts w:ascii="Times New Roman" w:cs="Times New Roman" w:eastAsia="Times New Roman" w:hAnsi="Times New Roman"/>
                <w:highlight w:val="yellow"/>
                <w:rtl w:val="0"/>
              </w:rPr>
              <w:delText xml:space="preserve">Bilgiler eklenmelidir</w:delText>
            </w:r>
          </w:del>
        </w:sdtContent>
      </w:sdt>
      <w:sdt>
        <w:sdtPr>
          <w:tag w:val="goog_rdk_245"/>
        </w:sdtPr>
        <w:sdtContent>
          <w:ins w:author="Ali Rıza ÖGEN" w:id="101" w:date="2025-01-09T10:05:00Z">
            <w:r w:rsidDel="00000000" w:rsidR="00000000" w:rsidRPr="00000000">
              <w:rPr>
                <w:rFonts w:ascii="Times New Roman" w:cs="Times New Roman" w:eastAsia="Times New Roman" w:hAnsi="Times New Roman"/>
                <w:sz w:val="20"/>
                <w:szCs w:val="20"/>
                <w:rtl w:val="0"/>
              </w:rPr>
              <w:t xml:space="preserve">  </w:t>
            </w:r>
          </w:ins>
        </w:sdtContent>
      </w:sdt>
      <w:sdt>
        <w:sdtPr>
          <w:tag w:val="goog_rdk_246"/>
        </w:sdtPr>
        <w:sdtContent>
          <w:ins w:author="Zeynep ÇAKIR" w:id="102" w:date="2025-01-13T11:14:37Z">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Black" w:cs="Arial Black" w:eastAsia="Arial Black" w:hAnsi="Arial Black"/>
                <w:sz w:val="20"/>
                <w:szCs w:val="20"/>
                <w:rtl w:val="0"/>
              </w:rPr>
              <w:t xml:space="preserve">${AdSoyad}</w:t>
            </w:r>
          </w:ins>
        </w:sdtContent>
      </w:sdt>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sectPr>
      <w:headerReference r:id="rId9" w:type="default"/>
      <w:footerReference r:id="rId10" w:type="default"/>
      <w:pgSz w:h="16838" w:w="11906" w:orient="portrait"/>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rem YÜKSEL" w:id="0" w:date="2025-01-09T10:13:00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Bunu yukarıda düzenlediğimiz için tekrar neden yazdık Silinmesini öneriyorum.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lack">
    <w:embedRegular w:fontKey="{00000000-0000-0000-0000-000000000000}" r:id="rId7" w:subsetted="0"/>
  </w:font>
  <w:font w:name="Carl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tr-T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401148"/>
  </w:style>
  <w:style w:type="paragraph" w:styleId="Balk1">
    <w:name w:val="heading 1"/>
    <w:basedOn w:val="Normal"/>
    <w:next w:val="Normal"/>
    <w:link w:val="Balk1Char"/>
    <w:uiPriority w:val="9"/>
    <w:qFormat w:val="1"/>
    <w:rsid w:val="00E7133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Balk2">
    <w:name w:val="heading 2"/>
    <w:basedOn w:val="Normal"/>
    <w:next w:val="Normal"/>
    <w:link w:val="Balk2Char"/>
    <w:uiPriority w:val="9"/>
    <w:semiHidden w:val="1"/>
    <w:unhideWhenUsed w:val="1"/>
    <w:qFormat w:val="1"/>
    <w:rsid w:val="00E7133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Balk3">
    <w:name w:val="heading 3"/>
    <w:basedOn w:val="Normal"/>
    <w:next w:val="Normal"/>
    <w:link w:val="Balk3Char"/>
    <w:uiPriority w:val="9"/>
    <w:semiHidden w:val="1"/>
    <w:unhideWhenUsed w:val="1"/>
    <w:qFormat w:val="1"/>
    <w:rsid w:val="00E71336"/>
    <w:pPr>
      <w:keepNext w:val="1"/>
      <w:keepLines w:val="1"/>
      <w:spacing w:after="80" w:before="160"/>
      <w:outlineLvl w:val="2"/>
    </w:pPr>
    <w:rPr>
      <w:rFonts w:cstheme="majorBidi" w:eastAsiaTheme="majorEastAsia"/>
      <w:color w:val="0f4761" w:themeColor="accent1" w:themeShade="0000BF"/>
      <w:sz w:val="28"/>
      <w:szCs w:val="28"/>
    </w:rPr>
  </w:style>
  <w:style w:type="paragraph" w:styleId="Balk4">
    <w:name w:val="heading 4"/>
    <w:basedOn w:val="Normal"/>
    <w:next w:val="Normal"/>
    <w:link w:val="Balk4Char"/>
    <w:uiPriority w:val="9"/>
    <w:semiHidden w:val="1"/>
    <w:unhideWhenUsed w:val="1"/>
    <w:qFormat w:val="1"/>
    <w:rsid w:val="00E71336"/>
    <w:pPr>
      <w:keepNext w:val="1"/>
      <w:keepLines w:val="1"/>
      <w:spacing w:after="40" w:before="80"/>
      <w:outlineLvl w:val="3"/>
    </w:pPr>
    <w:rPr>
      <w:rFonts w:cstheme="majorBidi" w:eastAsiaTheme="majorEastAsia"/>
      <w:i w:val="1"/>
      <w:iCs w:val="1"/>
      <w:color w:val="0f4761" w:themeColor="accent1" w:themeShade="0000BF"/>
    </w:rPr>
  </w:style>
  <w:style w:type="paragraph" w:styleId="Balk5">
    <w:name w:val="heading 5"/>
    <w:basedOn w:val="Normal"/>
    <w:next w:val="Normal"/>
    <w:link w:val="Balk5Char"/>
    <w:uiPriority w:val="9"/>
    <w:semiHidden w:val="1"/>
    <w:unhideWhenUsed w:val="1"/>
    <w:qFormat w:val="1"/>
    <w:rsid w:val="00E71336"/>
    <w:pPr>
      <w:keepNext w:val="1"/>
      <w:keepLines w:val="1"/>
      <w:spacing w:after="40" w:before="80"/>
      <w:outlineLvl w:val="4"/>
    </w:pPr>
    <w:rPr>
      <w:rFonts w:cstheme="majorBidi" w:eastAsiaTheme="majorEastAsia"/>
      <w:color w:val="0f4761" w:themeColor="accent1" w:themeShade="0000BF"/>
    </w:rPr>
  </w:style>
  <w:style w:type="paragraph" w:styleId="Balk6">
    <w:name w:val="heading 6"/>
    <w:basedOn w:val="Normal"/>
    <w:next w:val="Normal"/>
    <w:link w:val="Balk6Char"/>
    <w:uiPriority w:val="9"/>
    <w:semiHidden w:val="1"/>
    <w:unhideWhenUsed w:val="1"/>
    <w:qFormat w:val="1"/>
    <w:rsid w:val="00E71336"/>
    <w:pPr>
      <w:keepNext w:val="1"/>
      <w:keepLines w:val="1"/>
      <w:spacing w:after="0" w:before="40"/>
      <w:outlineLvl w:val="5"/>
    </w:pPr>
    <w:rPr>
      <w:rFonts w:cstheme="majorBidi" w:eastAsiaTheme="majorEastAsia"/>
      <w:i w:val="1"/>
      <w:iCs w:val="1"/>
      <w:color w:val="595959" w:themeColor="text1" w:themeTint="0000A6"/>
    </w:rPr>
  </w:style>
  <w:style w:type="paragraph" w:styleId="Balk7">
    <w:name w:val="heading 7"/>
    <w:basedOn w:val="Normal"/>
    <w:next w:val="Normal"/>
    <w:link w:val="Balk7Char"/>
    <w:uiPriority w:val="9"/>
    <w:semiHidden w:val="1"/>
    <w:unhideWhenUsed w:val="1"/>
    <w:qFormat w:val="1"/>
    <w:rsid w:val="00E71336"/>
    <w:pPr>
      <w:keepNext w:val="1"/>
      <w:keepLines w:val="1"/>
      <w:spacing w:after="0" w:before="40"/>
      <w:outlineLvl w:val="6"/>
    </w:pPr>
    <w:rPr>
      <w:rFonts w:cstheme="majorBidi" w:eastAsiaTheme="majorEastAsia"/>
      <w:color w:val="595959" w:themeColor="text1" w:themeTint="0000A6"/>
    </w:rPr>
  </w:style>
  <w:style w:type="paragraph" w:styleId="Balk8">
    <w:name w:val="heading 8"/>
    <w:basedOn w:val="Normal"/>
    <w:next w:val="Normal"/>
    <w:link w:val="Balk8Char"/>
    <w:uiPriority w:val="9"/>
    <w:semiHidden w:val="1"/>
    <w:unhideWhenUsed w:val="1"/>
    <w:qFormat w:val="1"/>
    <w:rsid w:val="00E71336"/>
    <w:pPr>
      <w:keepNext w:val="1"/>
      <w:keepLines w:val="1"/>
      <w:spacing w:after="0"/>
      <w:outlineLvl w:val="7"/>
    </w:pPr>
    <w:rPr>
      <w:rFonts w:cstheme="majorBidi" w:eastAsiaTheme="majorEastAsia"/>
      <w:i w:val="1"/>
      <w:iCs w:val="1"/>
      <w:color w:val="272727" w:themeColor="text1" w:themeTint="0000D8"/>
    </w:rPr>
  </w:style>
  <w:style w:type="paragraph" w:styleId="Balk9">
    <w:name w:val="heading 9"/>
    <w:basedOn w:val="Normal"/>
    <w:next w:val="Normal"/>
    <w:link w:val="Balk9Char"/>
    <w:uiPriority w:val="9"/>
    <w:semiHidden w:val="1"/>
    <w:unhideWhenUsed w:val="1"/>
    <w:qFormat w:val="1"/>
    <w:rsid w:val="00E71336"/>
    <w:pPr>
      <w:keepNext w:val="1"/>
      <w:keepLines w:val="1"/>
      <w:spacing w:after="0"/>
      <w:outlineLvl w:val="8"/>
    </w:pPr>
    <w:rPr>
      <w:rFonts w:cstheme="majorBidi" w:eastAsiaTheme="majorEastAsia"/>
      <w:color w:val="272727" w:themeColor="text1" w:themeTint="0000D8"/>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Balk1Char" w:customStyle="1">
    <w:name w:val="Başlık 1 Char"/>
    <w:basedOn w:val="VarsaylanParagrafYazTipi"/>
    <w:link w:val="Balk1"/>
    <w:uiPriority w:val="9"/>
    <w:rsid w:val="00E71336"/>
    <w:rPr>
      <w:rFonts w:asciiTheme="majorHAnsi" w:cstheme="majorBidi" w:eastAsiaTheme="majorEastAsia" w:hAnsiTheme="majorHAnsi"/>
      <w:color w:val="0f4761" w:themeColor="accent1" w:themeShade="0000BF"/>
      <w:sz w:val="40"/>
      <w:szCs w:val="40"/>
    </w:rPr>
  </w:style>
  <w:style w:type="character" w:styleId="Balk2Char" w:customStyle="1">
    <w:name w:val="Başlık 2 Char"/>
    <w:basedOn w:val="VarsaylanParagrafYazTipi"/>
    <w:link w:val="Balk2"/>
    <w:uiPriority w:val="9"/>
    <w:semiHidden w:val="1"/>
    <w:rsid w:val="00E71336"/>
    <w:rPr>
      <w:rFonts w:asciiTheme="majorHAnsi" w:cstheme="majorBidi" w:eastAsiaTheme="majorEastAsia" w:hAnsiTheme="majorHAnsi"/>
      <w:color w:val="0f4761" w:themeColor="accent1" w:themeShade="0000BF"/>
      <w:sz w:val="32"/>
      <w:szCs w:val="32"/>
    </w:rPr>
  </w:style>
  <w:style w:type="character" w:styleId="Balk3Char" w:customStyle="1">
    <w:name w:val="Başlık 3 Char"/>
    <w:basedOn w:val="VarsaylanParagrafYazTipi"/>
    <w:link w:val="Balk3"/>
    <w:uiPriority w:val="9"/>
    <w:semiHidden w:val="1"/>
    <w:rsid w:val="00E71336"/>
    <w:rPr>
      <w:rFonts w:cstheme="majorBidi" w:eastAsiaTheme="majorEastAsia"/>
      <w:color w:val="0f4761" w:themeColor="accent1" w:themeShade="0000BF"/>
      <w:sz w:val="28"/>
      <w:szCs w:val="28"/>
    </w:rPr>
  </w:style>
  <w:style w:type="character" w:styleId="Balk4Char" w:customStyle="1">
    <w:name w:val="Başlık 4 Char"/>
    <w:basedOn w:val="VarsaylanParagrafYazTipi"/>
    <w:link w:val="Balk4"/>
    <w:uiPriority w:val="9"/>
    <w:semiHidden w:val="1"/>
    <w:rsid w:val="00E71336"/>
    <w:rPr>
      <w:rFonts w:cstheme="majorBidi" w:eastAsiaTheme="majorEastAsia"/>
      <w:i w:val="1"/>
      <w:iCs w:val="1"/>
      <w:color w:val="0f4761" w:themeColor="accent1" w:themeShade="0000BF"/>
    </w:rPr>
  </w:style>
  <w:style w:type="character" w:styleId="Balk5Char" w:customStyle="1">
    <w:name w:val="Başlık 5 Char"/>
    <w:basedOn w:val="VarsaylanParagrafYazTipi"/>
    <w:link w:val="Balk5"/>
    <w:uiPriority w:val="9"/>
    <w:semiHidden w:val="1"/>
    <w:rsid w:val="00E71336"/>
    <w:rPr>
      <w:rFonts w:cstheme="majorBidi" w:eastAsiaTheme="majorEastAsia"/>
      <w:color w:val="0f4761" w:themeColor="accent1" w:themeShade="0000BF"/>
    </w:rPr>
  </w:style>
  <w:style w:type="character" w:styleId="Balk6Char" w:customStyle="1">
    <w:name w:val="Başlık 6 Char"/>
    <w:basedOn w:val="VarsaylanParagrafYazTipi"/>
    <w:link w:val="Balk6"/>
    <w:uiPriority w:val="9"/>
    <w:semiHidden w:val="1"/>
    <w:rsid w:val="00E71336"/>
    <w:rPr>
      <w:rFonts w:cstheme="majorBidi" w:eastAsiaTheme="majorEastAsia"/>
      <w:i w:val="1"/>
      <w:iCs w:val="1"/>
      <w:color w:val="595959" w:themeColor="text1" w:themeTint="0000A6"/>
    </w:rPr>
  </w:style>
  <w:style w:type="character" w:styleId="Balk7Char" w:customStyle="1">
    <w:name w:val="Başlık 7 Char"/>
    <w:basedOn w:val="VarsaylanParagrafYazTipi"/>
    <w:link w:val="Balk7"/>
    <w:uiPriority w:val="9"/>
    <w:semiHidden w:val="1"/>
    <w:rsid w:val="00E71336"/>
    <w:rPr>
      <w:rFonts w:cstheme="majorBidi" w:eastAsiaTheme="majorEastAsia"/>
      <w:color w:val="595959" w:themeColor="text1" w:themeTint="0000A6"/>
    </w:rPr>
  </w:style>
  <w:style w:type="character" w:styleId="Balk8Char" w:customStyle="1">
    <w:name w:val="Başlık 8 Char"/>
    <w:basedOn w:val="VarsaylanParagrafYazTipi"/>
    <w:link w:val="Balk8"/>
    <w:uiPriority w:val="9"/>
    <w:semiHidden w:val="1"/>
    <w:rsid w:val="00E71336"/>
    <w:rPr>
      <w:rFonts w:cstheme="majorBidi" w:eastAsiaTheme="majorEastAsia"/>
      <w:i w:val="1"/>
      <w:iCs w:val="1"/>
      <w:color w:val="272727" w:themeColor="text1" w:themeTint="0000D8"/>
    </w:rPr>
  </w:style>
  <w:style w:type="character" w:styleId="Balk9Char" w:customStyle="1">
    <w:name w:val="Başlık 9 Char"/>
    <w:basedOn w:val="VarsaylanParagrafYazTipi"/>
    <w:link w:val="Balk9"/>
    <w:uiPriority w:val="9"/>
    <w:semiHidden w:val="1"/>
    <w:rsid w:val="00E71336"/>
    <w:rPr>
      <w:rFonts w:cstheme="majorBidi" w:eastAsiaTheme="majorEastAsia"/>
      <w:color w:val="272727" w:themeColor="text1" w:themeTint="0000D8"/>
    </w:rPr>
  </w:style>
  <w:style w:type="paragraph" w:styleId="KonuBal">
    <w:name w:val="Title"/>
    <w:basedOn w:val="Normal"/>
    <w:next w:val="Normal"/>
    <w:link w:val="KonuBalChar"/>
    <w:uiPriority w:val="10"/>
    <w:qFormat w:val="1"/>
    <w:rsid w:val="00E71336"/>
    <w:pPr>
      <w:spacing w:after="80" w:line="240" w:lineRule="auto"/>
      <w:contextualSpacing w:val="1"/>
    </w:pPr>
    <w:rPr>
      <w:rFonts w:asciiTheme="majorHAnsi" w:cstheme="majorBidi" w:eastAsiaTheme="majorEastAsia" w:hAnsiTheme="majorHAnsi"/>
      <w:spacing w:val="-10"/>
      <w:kern w:val="28"/>
      <w:sz w:val="56"/>
      <w:szCs w:val="56"/>
    </w:rPr>
  </w:style>
  <w:style w:type="character" w:styleId="KonuBalChar" w:customStyle="1">
    <w:name w:val="Konu Başlığı Char"/>
    <w:basedOn w:val="VarsaylanParagrafYazTipi"/>
    <w:link w:val="KonuBal"/>
    <w:uiPriority w:val="10"/>
    <w:rsid w:val="00E71336"/>
    <w:rPr>
      <w:rFonts w:asciiTheme="majorHAnsi" w:cstheme="majorBidi" w:eastAsiaTheme="majorEastAsia" w:hAnsiTheme="majorHAnsi"/>
      <w:spacing w:val="-10"/>
      <w:kern w:val="28"/>
      <w:sz w:val="56"/>
      <w:szCs w:val="56"/>
    </w:rPr>
  </w:style>
  <w:style w:type="paragraph" w:styleId="Altyaz">
    <w:name w:val="Subtitle"/>
    <w:basedOn w:val="Normal"/>
    <w:next w:val="Normal"/>
    <w:link w:val="AltyazChar"/>
    <w:uiPriority w:val="11"/>
    <w:qFormat w:val="1"/>
    <w:rsid w:val="00E71336"/>
    <w:pPr>
      <w:numPr>
        <w:ilvl w:val="1"/>
      </w:numPr>
    </w:pPr>
    <w:rPr>
      <w:rFonts w:cstheme="majorBidi" w:eastAsiaTheme="majorEastAsia"/>
      <w:color w:val="595959" w:themeColor="text1" w:themeTint="0000A6"/>
      <w:spacing w:val="15"/>
      <w:sz w:val="28"/>
      <w:szCs w:val="28"/>
    </w:rPr>
  </w:style>
  <w:style w:type="character" w:styleId="AltyazChar" w:customStyle="1">
    <w:name w:val="Altyazı Char"/>
    <w:basedOn w:val="VarsaylanParagrafYazTipi"/>
    <w:link w:val="Altyaz"/>
    <w:uiPriority w:val="11"/>
    <w:rsid w:val="00E71336"/>
    <w:rPr>
      <w:rFonts w:cstheme="majorBidi" w:eastAsiaTheme="majorEastAsia"/>
      <w:color w:val="595959" w:themeColor="text1" w:themeTint="0000A6"/>
      <w:spacing w:val="15"/>
      <w:sz w:val="28"/>
      <w:szCs w:val="28"/>
    </w:rPr>
  </w:style>
  <w:style w:type="paragraph" w:styleId="Alnt">
    <w:name w:val="Quote"/>
    <w:basedOn w:val="Normal"/>
    <w:next w:val="Normal"/>
    <w:link w:val="AlntChar"/>
    <w:uiPriority w:val="29"/>
    <w:qFormat w:val="1"/>
    <w:rsid w:val="00E71336"/>
    <w:pPr>
      <w:spacing w:before="160"/>
      <w:jc w:val="center"/>
    </w:pPr>
    <w:rPr>
      <w:i w:val="1"/>
      <w:iCs w:val="1"/>
      <w:color w:val="404040" w:themeColor="text1" w:themeTint="0000BF"/>
    </w:rPr>
  </w:style>
  <w:style w:type="character" w:styleId="AlntChar" w:customStyle="1">
    <w:name w:val="Alıntı Char"/>
    <w:basedOn w:val="VarsaylanParagrafYazTipi"/>
    <w:link w:val="Alnt"/>
    <w:uiPriority w:val="29"/>
    <w:rsid w:val="00E71336"/>
    <w:rPr>
      <w:i w:val="1"/>
      <w:iCs w:val="1"/>
      <w:color w:val="404040" w:themeColor="text1" w:themeTint="0000BF"/>
    </w:rPr>
  </w:style>
  <w:style w:type="paragraph" w:styleId="ListeParagraf">
    <w:name w:val="List Paragraph"/>
    <w:basedOn w:val="Normal"/>
    <w:uiPriority w:val="34"/>
    <w:qFormat w:val="1"/>
    <w:rsid w:val="00E71336"/>
    <w:pPr>
      <w:ind w:left="720"/>
      <w:contextualSpacing w:val="1"/>
    </w:pPr>
  </w:style>
  <w:style w:type="character" w:styleId="GlVurgulama">
    <w:name w:val="Intense Emphasis"/>
    <w:basedOn w:val="VarsaylanParagrafYazTipi"/>
    <w:uiPriority w:val="21"/>
    <w:qFormat w:val="1"/>
    <w:rsid w:val="00E71336"/>
    <w:rPr>
      <w:i w:val="1"/>
      <w:iCs w:val="1"/>
      <w:color w:val="0f4761" w:themeColor="accent1" w:themeShade="0000BF"/>
    </w:rPr>
  </w:style>
  <w:style w:type="paragraph" w:styleId="GlAlnt">
    <w:name w:val="Intense Quote"/>
    <w:basedOn w:val="Normal"/>
    <w:next w:val="Normal"/>
    <w:link w:val="GlAlntChar"/>
    <w:uiPriority w:val="30"/>
    <w:qFormat w:val="1"/>
    <w:rsid w:val="00E7133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GlAlntChar" w:customStyle="1">
    <w:name w:val="Güçlü Alıntı Char"/>
    <w:basedOn w:val="VarsaylanParagrafYazTipi"/>
    <w:link w:val="GlAlnt"/>
    <w:uiPriority w:val="30"/>
    <w:rsid w:val="00E71336"/>
    <w:rPr>
      <w:i w:val="1"/>
      <w:iCs w:val="1"/>
      <w:color w:val="0f4761" w:themeColor="accent1" w:themeShade="0000BF"/>
    </w:rPr>
  </w:style>
  <w:style w:type="character" w:styleId="GlBavuru">
    <w:name w:val="Intense Reference"/>
    <w:basedOn w:val="VarsaylanParagrafYazTipi"/>
    <w:uiPriority w:val="32"/>
    <w:qFormat w:val="1"/>
    <w:rsid w:val="00E71336"/>
    <w:rPr>
      <w:b w:val="1"/>
      <w:bCs w:val="1"/>
      <w:smallCaps w:val="1"/>
      <w:color w:val="0f4761" w:themeColor="accent1" w:themeShade="0000BF"/>
      <w:spacing w:val="5"/>
    </w:rPr>
  </w:style>
  <w:style w:type="character" w:styleId="AklamaBavurusu">
    <w:name w:val="annotation reference"/>
    <w:basedOn w:val="VarsaylanParagrafYazTipi"/>
    <w:uiPriority w:val="99"/>
    <w:semiHidden w:val="1"/>
    <w:unhideWhenUsed w:val="1"/>
    <w:rsid w:val="004D4110"/>
    <w:rPr>
      <w:sz w:val="16"/>
      <w:szCs w:val="16"/>
    </w:rPr>
  </w:style>
  <w:style w:type="paragraph" w:styleId="AklamaMetni">
    <w:name w:val="annotation text"/>
    <w:basedOn w:val="Normal"/>
    <w:link w:val="AklamaMetniChar"/>
    <w:uiPriority w:val="99"/>
    <w:unhideWhenUsed w:val="1"/>
    <w:rsid w:val="004D4110"/>
    <w:pPr>
      <w:spacing w:line="240" w:lineRule="auto"/>
    </w:pPr>
    <w:rPr>
      <w:sz w:val="20"/>
      <w:szCs w:val="20"/>
    </w:rPr>
  </w:style>
  <w:style w:type="character" w:styleId="AklamaMetniChar" w:customStyle="1">
    <w:name w:val="Açıklama Metni Char"/>
    <w:basedOn w:val="VarsaylanParagrafYazTipi"/>
    <w:link w:val="AklamaMetni"/>
    <w:uiPriority w:val="99"/>
    <w:rsid w:val="004D4110"/>
    <w:rPr>
      <w:sz w:val="20"/>
      <w:szCs w:val="20"/>
    </w:rPr>
  </w:style>
  <w:style w:type="paragraph" w:styleId="AklamaKonusu">
    <w:name w:val="annotation subject"/>
    <w:basedOn w:val="AklamaMetni"/>
    <w:next w:val="AklamaMetni"/>
    <w:link w:val="AklamaKonusuChar"/>
    <w:uiPriority w:val="99"/>
    <w:semiHidden w:val="1"/>
    <w:unhideWhenUsed w:val="1"/>
    <w:rsid w:val="004D4110"/>
    <w:rPr>
      <w:b w:val="1"/>
      <w:bCs w:val="1"/>
    </w:rPr>
  </w:style>
  <w:style w:type="character" w:styleId="AklamaKonusuChar" w:customStyle="1">
    <w:name w:val="Açıklama Konusu Char"/>
    <w:basedOn w:val="AklamaMetniChar"/>
    <w:link w:val="AklamaKonusu"/>
    <w:uiPriority w:val="99"/>
    <w:semiHidden w:val="1"/>
    <w:rsid w:val="004D4110"/>
    <w:rPr>
      <w:b w:val="1"/>
      <w:bCs w:val="1"/>
      <w:sz w:val="20"/>
      <w:szCs w:val="20"/>
    </w:rPr>
  </w:style>
  <w:style w:type="character" w:styleId="Kpr">
    <w:name w:val="Hyperlink"/>
    <w:basedOn w:val="VarsaylanParagrafYazTipi"/>
    <w:uiPriority w:val="99"/>
    <w:unhideWhenUsed w:val="1"/>
    <w:rsid w:val="003753EF"/>
    <w:rPr>
      <w:color w:val="0000ff"/>
      <w:u w:val="single"/>
    </w:rPr>
  </w:style>
  <w:style w:type="character" w:styleId="zmlenmeyenBahsetme1" w:customStyle="1">
    <w:name w:val="Çözümlenmeyen Bahsetme1"/>
    <w:basedOn w:val="VarsaylanParagrafYazTipi"/>
    <w:uiPriority w:val="99"/>
    <w:semiHidden w:val="1"/>
    <w:unhideWhenUsed w:val="1"/>
    <w:rsid w:val="00FC63EA"/>
    <w:rPr>
      <w:color w:val="605e5c"/>
      <w:shd w:color="auto" w:fill="e1dfdd" w:val="clear"/>
    </w:rPr>
  </w:style>
  <w:style w:type="paragraph" w:styleId="stBilgi">
    <w:name w:val="header"/>
    <w:basedOn w:val="Normal"/>
    <w:link w:val="stBilgiChar"/>
    <w:uiPriority w:val="99"/>
    <w:unhideWhenUsed w:val="1"/>
    <w:rsid w:val="001F543D"/>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1F543D"/>
  </w:style>
  <w:style w:type="paragraph" w:styleId="AltBilgi">
    <w:name w:val="footer"/>
    <w:basedOn w:val="Normal"/>
    <w:link w:val="AltBilgiChar"/>
    <w:uiPriority w:val="99"/>
    <w:unhideWhenUsed w:val="1"/>
    <w:rsid w:val="001F543D"/>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1F543D"/>
  </w:style>
  <w:style w:type="paragraph" w:styleId="BalonMetni">
    <w:name w:val="Balloon Text"/>
    <w:basedOn w:val="Normal"/>
    <w:link w:val="BalonMetniChar"/>
    <w:uiPriority w:val="99"/>
    <w:semiHidden w:val="1"/>
    <w:unhideWhenUsed w:val="1"/>
    <w:rsid w:val="002147DD"/>
    <w:pPr>
      <w:spacing w:after="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2147DD"/>
    <w:rPr>
      <w:rFonts w:ascii="Segoe UI" w:cs="Segoe UI" w:hAnsi="Segoe UI"/>
      <w:sz w:val="18"/>
      <w:szCs w:val="18"/>
    </w:rPr>
  </w:style>
  <w:style w:type="character" w:styleId="zlenenKpr">
    <w:name w:val="FollowedHyperlink"/>
    <w:basedOn w:val="VarsaylanParagrafYazTipi"/>
    <w:uiPriority w:val="99"/>
    <w:semiHidden w:val="1"/>
    <w:unhideWhenUsed w:val="1"/>
    <w:rsid w:val="00BC2D59"/>
    <w:rPr>
      <w:color w:val="96607d" w:themeColor="followedHyperlink"/>
      <w:u w:val="single"/>
    </w:rPr>
  </w:style>
  <w:style w:type="character" w:styleId="UnresolvedMention" w:customStyle="1">
    <w:name w:val="Unresolved Mention"/>
    <w:basedOn w:val="VarsaylanParagrafYazTipi"/>
    <w:uiPriority w:val="99"/>
    <w:semiHidden w:val="1"/>
    <w:unhideWhenUsed w:val="1"/>
    <w:rsid w:val="00460155"/>
    <w:rPr>
      <w:color w:val="605e5c"/>
      <w:shd w:color="auto" w:fill="e1dfdd" w:val="clear"/>
    </w:rPr>
  </w:style>
  <w:style w:type="paragraph" w:styleId="Dzeltme">
    <w:name w:val="Revision"/>
    <w:hidden w:val="1"/>
    <w:uiPriority w:val="99"/>
    <w:semiHidden w:val="1"/>
    <w:rsid w:val="00460155"/>
    <w:pPr>
      <w:spacing w:after="0" w:line="240" w:lineRule="auto"/>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Carlito-boldItalic.ttf"/><Relationship Id="rId10" Type="http://schemas.openxmlformats.org/officeDocument/2006/relationships/font" Target="fonts/Carlito-italic.ttf"/><Relationship Id="rId9" Type="http://schemas.openxmlformats.org/officeDocument/2006/relationships/font" Target="fonts/Carli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ArialBlack-regular.ttf"/><Relationship Id="rId8" Type="http://schemas.openxmlformats.org/officeDocument/2006/relationships/font" Target="fonts/Carlito-regular.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2CaEISuhCZb70jW0rnKdHTGwPA==">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2025-01-13T10:45:00Z</dcterms:created>
  <dc:creator>İrem YÜKSEL</dc:creator>
</cp:coreProperties>
</file>